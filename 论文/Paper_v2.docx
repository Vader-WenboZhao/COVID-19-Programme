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numPr>
          <w:ilvl w:val="0"/>
          <w:numId w:val="2"/>
        </w:numPr>
        <w:rPr>
          <w:sz w:val="40"/>
          <w:szCs w:val="40"/>
        </w:rPr>
      </w:pPr>
      <w:r>
        <w:rPr>
          <w:rFonts w:hint="eastAsia"/>
          <w:sz w:val="40"/>
          <w:szCs w:val="40"/>
        </w:rPr>
        <w:t xml:space="preserve">摘要 </w:t>
      </w:r>
      <w:r>
        <w:rPr>
          <w:sz w:val="40"/>
          <w:szCs w:val="40"/>
        </w:rPr>
        <w:t>Abstract</w:t>
      </w:r>
    </w:p>
    <w:p>
      <w:pPr>
        <w:pStyle w:val="15"/>
        <w:numPr>
          <w:ilvl w:val="0"/>
          <w:numId w:val="2"/>
        </w:numPr>
        <w:rPr>
          <w:sz w:val="40"/>
          <w:szCs w:val="40"/>
        </w:rPr>
      </w:pPr>
      <w:r>
        <w:rPr>
          <w:rFonts w:hint="eastAsia"/>
          <w:sz w:val="40"/>
          <w:szCs w:val="40"/>
        </w:rPr>
        <w:t>介绍 Introduction</w:t>
      </w:r>
      <w:bookmarkStart w:id="0" w:name="_GoBack"/>
      <w:bookmarkEnd w:id="0"/>
    </w:p>
    <w:p>
      <w:pPr>
        <w:ind w:firstLine="567"/>
        <w:rPr>
          <w:rFonts w:asciiTheme="minorEastAsia" w:hAnsiTheme="minorEastAsia" w:cstheme="minorEastAsia"/>
        </w:rPr>
      </w:pPr>
      <w:r>
        <w:rPr>
          <w:rFonts w:hint="eastAsia" w:asciiTheme="minorEastAsia" w:hAnsiTheme="minorEastAsia" w:cstheme="minorEastAsia"/>
        </w:rPr>
        <w:t>新型冠状病毒COVID-19引起的肺炎2020年在全世界流行，</w:t>
      </w:r>
      <w:ins w:id="0" w:author="小房" w:date="2021-01-20T15:07:15Z">
        <w:r>
          <w:rPr>
            <w:rFonts w:hint="eastAsia" w:asciiTheme="minorEastAsia" w:hAnsiTheme="minorEastAsia" w:cstheme="minorEastAsia"/>
          </w:rPr>
          <w:t>致至少数千万人感染</w:t>
        </w:r>
      </w:ins>
      <w:ins w:id="1" w:author="小房" w:date="2021-01-20T15:07:24Z">
        <w:r>
          <w:rPr>
            <w:rFonts w:hint="default" w:asciiTheme="minorEastAsia" w:hAnsiTheme="minorEastAsia" w:cstheme="minorEastAsia"/>
          </w:rPr>
          <w:t>，</w:t>
        </w:r>
      </w:ins>
      <w:ins w:id="2" w:author="小房" w:date="2021-01-20T15:07:27Z">
        <w:r>
          <w:rPr>
            <w:rFonts w:hint="eastAsia" w:asciiTheme="minorEastAsia" w:hAnsiTheme="minorEastAsia" w:cstheme="minorEastAsia"/>
            <w:lang w:val="en-US" w:eastAsia="zh-Hans"/>
          </w:rPr>
          <w:t>并</w:t>
        </w:r>
      </w:ins>
      <w:r>
        <w:rPr>
          <w:rFonts w:hint="eastAsia" w:asciiTheme="minorEastAsia" w:hAnsiTheme="minorEastAsia" w:cstheme="minorEastAsia"/>
        </w:rPr>
        <w:t>造成了数以</w:t>
      </w:r>
      <w:del w:id="3" w:author="小房" w:date="2021-01-20T15:06:42Z">
        <w:r>
          <w:rPr>
            <w:rFonts w:hint="eastAsia" w:asciiTheme="minorEastAsia" w:hAnsiTheme="minorEastAsia" w:cstheme="minorEastAsia"/>
            <w:lang w:val="en-US"/>
          </w:rPr>
          <w:delText>十</w:delText>
        </w:r>
      </w:del>
      <w:ins w:id="4" w:author="小房" w:date="2021-01-20T15:06:43Z">
        <w:r>
          <w:rPr>
            <w:rFonts w:hint="eastAsia" w:asciiTheme="minorEastAsia" w:hAnsiTheme="minorEastAsia" w:cstheme="minorEastAsia"/>
            <w:lang w:val="en-US" w:eastAsia="zh-Hans"/>
          </w:rPr>
          <w:t>百</w:t>
        </w:r>
      </w:ins>
      <w:r>
        <w:rPr>
          <w:rFonts w:hint="eastAsia" w:asciiTheme="minorEastAsia" w:hAnsiTheme="minorEastAsia" w:cstheme="minorEastAsia"/>
        </w:rPr>
        <w:t>万计的无辜生命死亡</w:t>
      </w:r>
      <w:del w:id="5" w:author="小房" w:date="2021-01-20T15:07:31Z">
        <w:r>
          <w:rPr>
            <w:rFonts w:hint="eastAsia" w:asciiTheme="minorEastAsia" w:hAnsiTheme="minorEastAsia" w:cstheme="minorEastAsia"/>
          </w:rPr>
          <w:delText>，</w:delText>
        </w:r>
      </w:del>
      <w:del w:id="6" w:author="小房" w:date="2021-01-20T15:07:15Z">
        <w:r>
          <w:rPr>
            <w:rFonts w:hint="eastAsia" w:asciiTheme="minorEastAsia" w:hAnsiTheme="minorEastAsia" w:cstheme="minorEastAsia"/>
          </w:rPr>
          <w:delText>致至少数千万人感染</w:delText>
        </w:r>
      </w:del>
      <w:r>
        <w:rPr>
          <w:rFonts w:hint="eastAsia" w:asciiTheme="minorEastAsia" w:hAnsiTheme="minorEastAsia" w:cstheme="minorEastAsia"/>
        </w:rPr>
        <w:t>。世界卫生组织和各国政府采取了各种措施控制疫情的蔓延，但</w:t>
      </w:r>
      <w:del w:id="7" w:author="小房" w:date="2021-01-20T15:07:38Z">
        <w:r>
          <w:rPr>
            <w:rFonts w:hint="eastAsia" w:asciiTheme="minorEastAsia" w:hAnsiTheme="minorEastAsia" w:cstheme="minorEastAsia"/>
            <w:lang w:val="en-US"/>
          </w:rPr>
          <w:delText>半</w:delText>
        </w:r>
      </w:del>
      <w:ins w:id="8" w:author="小房" w:date="2021-01-20T15:07:38Z">
        <w:r>
          <w:rPr>
            <w:rFonts w:hint="eastAsia" w:asciiTheme="minorEastAsia" w:hAnsiTheme="minorEastAsia" w:cstheme="minorEastAsia"/>
            <w:lang w:val="en-US" w:eastAsia="zh-Hans"/>
          </w:rPr>
          <w:t>一</w:t>
        </w:r>
      </w:ins>
      <w:r>
        <w:rPr>
          <w:rFonts w:hint="eastAsia" w:asciiTheme="minorEastAsia" w:hAnsiTheme="minorEastAsia" w:cstheme="minorEastAsia"/>
        </w:rPr>
        <w:t>年时间过去，仅有少数国家的疫情真正得到了控制，每天不断攀升的确诊和死亡人数触目惊心。人类在面临疫情时，显得格外渺小和束手无策，由于COVID-19远高于SARS和MERS的传染能力和高达14天</w:t>
      </w:r>
      <w:ins w:id="9" w:author="小房" w:date="2021-01-20T15:07:58Z">
        <w:r>
          <w:rPr>
            <w:rFonts w:hint="default" w:asciiTheme="minorEastAsia" w:hAnsiTheme="minorEastAsia" w:cstheme="minorEastAsia"/>
          </w:rPr>
          <w:t>（</w:t>
        </w:r>
      </w:ins>
      <w:ins w:id="10" w:author="小房" w:date="2021-01-20T15:08:00Z">
        <w:r>
          <w:rPr>
            <w:rFonts w:hint="eastAsia" w:asciiTheme="minorEastAsia" w:hAnsiTheme="minorEastAsia" w:cstheme="minorEastAsia"/>
            <w:lang w:val="en-US" w:eastAsia="zh-Hans"/>
          </w:rPr>
          <w:t>甚至</w:t>
        </w:r>
      </w:ins>
      <w:ins w:id="11" w:author="小房" w:date="2021-01-20T15:08:02Z">
        <w:r>
          <w:rPr>
            <w:rFonts w:hint="eastAsia" w:asciiTheme="minorEastAsia" w:hAnsiTheme="minorEastAsia" w:cstheme="minorEastAsia"/>
            <w:lang w:val="en-US" w:eastAsia="zh-Hans"/>
          </w:rPr>
          <w:t>超过</w:t>
        </w:r>
      </w:ins>
      <w:ins w:id="12" w:author="小房" w:date="2021-01-20T15:08:02Z">
        <w:r>
          <w:rPr>
            <w:rFonts w:hint="default" w:asciiTheme="minorEastAsia" w:hAnsiTheme="minorEastAsia" w:cstheme="minorEastAsia"/>
            <w:lang w:eastAsia="zh-Hans"/>
          </w:rPr>
          <w:t>1</w:t>
        </w:r>
      </w:ins>
      <w:ins w:id="13" w:author="小房" w:date="2021-01-20T15:08:03Z">
        <w:r>
          <w:rPr>
            <w:rFonts w:hint="default" w:asciiTheme="minorEastAsia" w:hAnsiTheme="minorEastAsia" w:cstheme="minorEastAsia"/>
            <w:lang w:eastAsia="zh-Hans"/>
          </w:rPr>
          <w:t>4</w:t>
        </w:r>
      </w:ins>
      <w:ins w:id="14" w:author="小房" w:date="2021-01-20T15:08:05Z">
        <w:r>
          <w:rPr>
            <w:rFonts w:hint="eastAsia" w:asciiTheme="minorEastAsia" w:hAnsiTheme="minorEastAsia" w:cstheme="minorEastAsia"/>
            <w:lang w:val="en-US" w:eastAsia="zh-Hans"/>
          </w:rPr>
          <w:t>天</w:t>
        </w:r>
      </w:ins>
      <w:ins w:id="15" w:author="小房" w:date="2021-01-20T15:07:58Z">
        <w:r>
          <w:rPr>
            <w:rFonts w:hint="default" w:asciiTheme="minorEastAsia" w:hAnsiTheme="minorEastAsia" w:cstheme="minorEastAsia"/>
          </w:rPr>
          <w:t>）</w:t>
        </w:r>
      </w:ins>
      <w:r>
        <w:rPr>
          <w:rFonts w:hint="eastAsia" w:asciiTheme="minorEastAsia" w:hAnsiTheme="minorEastAsia" w:cstheme="minorEastAsia"/>
        </w:rPr>
        <w:t>的潜伏期，病毒在缺少防护的人群之间肆意传播，例如一个确诊患者在几小时的飞行途中就可以感染整个机舱的乘客，而这些被称为密切接触者的乘客又将病毒带下飞机，在工作单位和家庭中继续传播。更让人担忧的是无症状感染者的存在，这类人群感染了病毒，但却不表现丝毫的症状，仍以健康人的身份活动，直到一些偶然的机会才被发现，而在此期间已经接触了大量的人群。</w:t>
      </w:r>
    </w:p>
    <w:p>
      <w:pPr>
        <w:ind w:firstLine="567"/>
        <w:rPr>
          <w:rFonts w:asciiTheme="minorEastAsia" w:hAnsiTheme="minorEastAsia" w:cstheme="minorEastAsia"/>
        </w:rPr>
      </w:pPr>
      <w:r>
        <w:rPr>
          <w:rFonts w:asciiTheme="minorEastAsia" w:hAnsiTheme="minorEastAsia" w:cstheme="minorEastAsia"/>
        </w:rPr>
        <w:t>与疫情初期各国防疫和医疗部门疲于救治重症确诊患者，而忽略了轻症患者以及大量的密切、间接接触者不同，随着医疗资源逐渐恢复正常，防疫经验逐步累积。目前世界上多国政府已经有能力在做好救治的同时，一旦发生新的局部疫情，就立即采取行动大规模对可能的接触者进行核酸检测，甚至对整个地区的人做检测。</w:t>
      </w:r>
    </w:p>
    <w:p>
      <w:pPr>
        <w:ind w:firstLine="567"/>
        <w:rPr>
          <w:rFonts w:asciiTheme="minorEastAsia" w:hAnsiTheme="minorEastAsia" w:cstheme="minorEastAsia"/>
        </w:rPr>
      </w:pPr>
      <w:r>
        <w:rPr>
          <w:rFonts w:hint="eastAsia" w:asciiTheme="minorEastAsia" w:hAnsiTheme="minorEastAsia" w:cstheme="minorEastAsia"/>
        </w:rPr>
        <w:t>传染病防治的一项重要任务就是流行病学调查，即追溯确诊患者在过去一段时间里（对于COVID-19一般是14天，一些国家甚至更久）的行踪，从而排查出他的多级密切接触者</w:t>
      </w:r>
      <w:r>
        <w:rPr>
          <w:rFonts w:asciiTheme="minorEastAsia" w:hAnsiTheme="minorEastAsia" w:cstheme="minorEastAsia"/>
        </w:rPr>
        <w:t>，是确定核酸检测目标对象的重要手段</w:t>
      </w:r>
      <w:r>
        <w:rPr>
          <w:rFonts w:hint="eastAsia" w:asciiTheme="minorEastAsia" w:hAnsiTheme="minorEastAsia" w:cstheme="minorEastAsia"/>
        </w:rPr>
        <w:t>。流行病学调查主要依靠患者的自述，虽染目前很多地方也借助智能手机的传感器以及APP里诸如交易记录之类的信息进行调查，但是效果仍不理想，难免有漏网之鱼。6月，中国北京以农贸市场为中心的疫情之所以能被很快扑灭，得益于首位确诊患者的优秀的记忆力，他准确回想了自己过去14天的行踪，并提供了农贸市场这一关键信息，但专家似乎也很难考证患者的叙述是否完整和真实。另外，由于此次的疫情爆发出现在北京一个非常重要的市场，指向型极强，给后续排查接触者带来了一些便利。但事实上，这样的幸运事件并不总是发生，任何政府都不允许防疫工作建立在个人的运气之上，假设此次患者不能配合完成优秀的流行病学调查，或者患者停留的地方小而杂，</w:t>
      </w:r>
      <w:ins w:id="16" w:author="小房" w:date="2021-01-20T15:24:55Z">
        <w:r>
          <w:rPr>
            <w:rFonts w:hint="eastAsia" w:asciiTheme="minorEastAsia" w:hAnsiTheme="minorEastAsia" w:cstheme="minorEastAsia"/>
            <w:lang w:val="en-US" w:eastAsia="zh-Hans"/>
          </w:rPr>
          <w:t>例如新年伊始</w:t>
        </w:r>
      </w:ins>
      <w:ins w:id="17" w:author="小房" w:date="2021-01-20T15:24:55Z">
        <w:r>
          <w:rPr>
            <w:rFonts w:hint="default" w:asciiTheme="minorEastAsia" w:hAnsiTheme="minorEastAsia" w:cstheme="minorEastAsia"/>
            <w:lang w:eastAsia="zh-Hans"/>
          </w:rPr>
          <w:t>，</w:t>
        </w:r>
      </w:ins>
      <w:ins w:id="18" w:author="小房" w:date="2021-01-20T15:24:55Z">
        <w:r>
          <w:rPr>
            <w:rFonts w:hint="eastAsia" w:asciiTheme="minorEastAsia" w:hAnsiTheme="minorEastAsia" w:cstheme="minorEastAsia"/>
            <w:lang w:val="en-US" w:eastAsia="zh-Hans"/>
          </w:rPr>
          <w:t>中国石家庄的疫情因为发生在农村地区且发现时间较晚</w:t>
        </w:r>
      </w:ins>
      <w:ins w:id="19" w:author="小房" w:date="2021-01-20T15:24:55Z">
        <w:r>
          <w:rPr>
            <w:rFonts w:hint="default" w:asciiTheme="minorEastAsia" w:hAnsiTheme="minorEastAsia" w:cstheme="minorEastAsia"/>
            <w:lang w:eastAsia="zh-Hans"/>
          </w:rPr>
          <w:t>，</w:t>
        </w:r>
      </w:ins>
      <w:ins w:id="20" w:author="小房" w:date="2021-01-20T15:24:55Z">
        <w:r>
          <w:rPr>
            <w:rFonts w:hint="eastAsia" w:asciiTheme="minorEastAsia" w:hAnsiTheme="minorEastAsia" w:cstheme="minorEastAsia"/>
            <w:lang w:val="en-US" w:eastAsia="zh-Hans"/>
          </w:rPr>
          <w:t>已经很难找到第一个病人并确定传染源</w:t>
        </w:r>
      </w:ins>
      <w:ins w:id="21" w:author="小房" w:date="2021-01-20T15:24:55Z">
        <w:r>
          <w:rPr>
            <w:rFonts w:hint="default" w:asciiTheme="minorEastAsia" w:hAnsiTheme="minorEastAsia" w:cstheme="minorEastAsia"/>
            <w:lang w:eastAsia="zh-Hans"/>
          </w:rPr>
          <w:t>，</w:t>
        </w:r>
      </w:ins>
      <w:del w:id="22" w:author="小房" w:date="2021-01-20T15:25:35Z">
        <w:r>
          <w:rPr>
            <w:rFonts w:hint="eastAsia" w:asciiTheme="minorEastAsia" w:hAnsiTheme="minorEastAsia" w:cstheme="minorEastAsia"/>
          </w:rPr>
          <w:delText>恐怕</w:delText>
        </w:r>
      </w:del>
      <w:r>
        <w:rPr>
          <w:rFonts w:hint="eastAsia" w:asciiTheme="minorEastAsia" w:hAnsiTheme="minorEastAsia" w:cstheme="minorEastAsia"/>
        </w:rPr>
        <w:t>就会给防疫工作带来很多不确定的挑战。因此，我们必须要拥有一套更好的追踪方法，不依靠个人的能力，与地点无关，准确安全，适合各类群体使用。</w:t>
      </w:r>
    </w:p>
    <w:p>
      <w:pPr>
        <w:ind w:firstLine="567"/>
        <w:rPr>
          <w:rFonts w:asciiTheme="minorEastAsia" w:hAnsiTheme="minorEastAsia" w:cstheme="minorEastAsia"/>
        </w:rPr>
      </w:pPr>
      <w:r>
        <w:rPr>
          <w:rFonts w:hint="eastAsia" w:asciiTheme="minorEastAsia" w:hAnsiTheme="minorEastAsia" w:cstheme="minorEastAsia"/>
        </w:rPr>
        <w:t>目前，各国政府和科技公司都在尝试提供科学的流行病学调查辅助方法。比较著名的是中国的健康码，各个省份甚至各个城市都推出了自己的健康码，</w:t>
      </w:r>
      <w:r>
        <w:rPr>
          <w:rFonts w:asciiTheme="minorEastAsia" w:hAnsiTheme="minorEastAsia" w:cstheme="minorEastAsia"/>
        </w:rPr>
        <w:t>这在中国被证明是一种有效的方式，因为在中国几乎所有的公共场所、</w:t>
      </w:r>
      <w:del w:id="23" w:author="小房" w:date="2021-01-20T15:53:13Z">
        <w:r>
          <w:rPr>
            <w:rFonts w:asciiTheme="minorEastAsia" w:hAnsiTheme="minorEastAsia" w:cstheme="minorEastAsia"/>
            <w:lang w:val="en-US"/>
          </w:rPr>
          <w:delText>小</w:delText>
        </w:r>
      </w:del>
      <w:ins w:id="24" w:author="小房" w:date="2021-01-20T15:53:14Z">
        <w:r>
          <w:rPr>
            <w:rFonts w:hint="eastAsia" w:asciiTheme="minorEastAsia" w:hAnsiTheme="minorEastAsia" w:cstheme="minorEastAsia"/>
            <w:lang w:val="en-US" w:eastAsia="zh-Hans"/>
          </w:rPr>
          <w:t>社</w:t>
        </w:r>
      </w:ins>
      <w:r>
        <w:rPr>
          <w:rFonts w:asciiTheme="minorEastAsia" w:hAnsiTheme="minorEastAsia" w:cstheme="minorEastAsia"/>
        </w:rPr>
        <w:t>区都需要凭借健康码出入，因此一个参与社会生活的人必须申请</w:t>
      </w:r>
      <w:del w:id="25" w:author="小房" w:date="2021-01-20T15:54:18Z">
        <w:r>
          <w:rPr>
            <w:rFonts w:asciiTheme="minorEastAsia" w:hAnsiTheme="minorEastAsia" w:cstheme="minorEastAsia"/>
          </w:rPr>
          <w:delText>，</w:delText>
        </w:r>
      </w:del>
      <w:r>
        <w:rPr>
          <w:rFonts w:asciiTheme="minorEastAsia" w:hAnsiTheme="minorEastAsia" w:cstheme="minorEastAsia"/>
        </w:rPr>
        <w:t>并自动纳入“联防联控”体系中。</w:t>
      </w:r>
      <w:r>
        <w:rPr>
          <w:rFonts w:hint="eastAsia" w:asciiTheme="minorEastAsia" w:hAnsiTheme="minorEastAsia" w:cstheme="minorEastAsia"/>
        </w:rPr>
        <w:t>健康码大致分为三个</w:t>
      </w:r>
      <w:del w:id="26" w:author="小房" w:date="2021-01-20T15:54:26Z">
        <w:r>
          <w:rPr>
            <w:rFonts w:hint="eastAsia" w:asciiTheme="minorEastAsia" w:hAnsiTheme="minorEastAsia" w:cstheme="minorEastAsia"/>
            <w:lang w:val="en-US"/>
          </w:rPr>
          <w:delText>登记</w:delText>
        </w:r>
      </w:del>
      <w:ins w:id="27" w:author="小房" w:date="2021-01-20T15:54:27Z">
        <w:r>
          <w:rPr>
            <w:rFonts w:hint="eastAsia" w:asciiTheme="minorEastAsia" w:hAnsiTheme="minorEastAsia" w:cstheme="minorEastAsia"/>
            <w:lang w:val="en-US" w:eastAsia="zh-Hans"/>
          </w:rPr>
          <w:t>等级</w:t>
        </w:r>
      </w:ins>
      <w:r>
        <w:rPr>
          <w:rFonts w:hint="eastAsia" w:asciiTheme="minorEastAsia" w:hAnsiTheme="minorEastAsia" w:cstheme="minorEastAsia"/>
        </w:rPr>
        <w:t>，红色表示确诊患者或确诊患者的密切接触者和来自疫情高风险地区的人群，这类人在中国一般都住院治疗和由政府统一组织隔离，在社会生活中受到严格监管，不能出入任何公共场所，需要完成至少14天的隔离或治疗。黄色表示从疾病中康复的人员、确诊的病患的一般接触者或来自中风险地区的人员，这类人群根据属地的政策一般需进行7天的隔离观察，在社会生活中也受到比较严格的限制。绿色表示完全健康的人群，也是绝大多数人群的健康码颜色，指的是完全没有疫情接触史的人群或者得到了医疗机构认可从红黄码中隔离结束的人群，绿码持有者可以无障碍的在属地活动，不应受到歧视或阻拦。健康码的使用流程，以作者所在的辽宁省为例，一般是，首先申请者要拥有一台智能手机，下载所在地政府所规定的APP或者小程序，按照里面的要求填写个人信息以及疫情有关的信息，包括是否去过疫情高风险区，是否接触过确诊患者，以及自身是否有疫情相关症状等，之后系统根据这些信息</w:t>
      </w:r>
      <w:r>
        <w:rPr>
          <w:rFonts w:asciiTheme="minorEastAsia" w:hAnsiTheme="minorEastAsia" w:cstheme="minorEastAsia"/>
        </w:rPr>
        <w:t>生成对应颜色的码。使用的办法一般包括两种，一是向工作人员出示健康码以进入一些公共场所，更为有效的办法是用手机扫描贴在场所处的二维码，从而不仅可以验证现有健康码的颜色也可以将行踪进行记录。这种方法在中国大面积推广且取得了一定的效果，在防疫过程中起到了重要作用</w:t>
      </w:r>
      <w:ins w:id="28" w:author="小房" w:date="2021-01-20T15:56:03Z">
        <w:r>
          <w:rPr>
            <w:rFonts w:hint="eastAsia" w:asciiTheme="minorEastAsia" w:hAnsiTheme="minorEastAsia" w:cstheme="minorEastAsia"/>
            <w:lang w:val="en-US" w:eastAsia="zh-Hans"/>
          </w:rPr>
          <w:t>并</w:t>
        </w:r>
      </w:ins>
      <w:ins w:id="29" w:author="小房" w:date="2021-01-20T15:56:04Z">
        <w:r>
          <w:rPr>
            <w:rFonts w:hint="eastAsia" w:asciiTheme="minorEastAsia" w:hAnsiTheme="minorEastAsia" w:cstheme="minorEastAsia"/>
            <w:lang w:val="en-US" w:eastAsia="zh-Hans"/>
          </w:rPr>
          <w:t>一直</w:t>
        </w:r>
      </w:ins>
      <w:ins w:id="30" w:author="小房" w:date="2021-01-20T15:56:05Z">
        <w:r>
          <w:rPr>
            <w:rFonts w:hint="eastAsia" w:asciiTheme="minorEastAsia" w:hAnsiTheme="minorEastAsia" w:cstheme="minorEastAsia"/>
            <w:lang w:val="en-US" w:eastAsia="zh-Hans"/>
          </w:rPr>
          <w:t>被</w:t>
        </w:r>
      </w:ins>
      <w:ins w:id="31" w:author="小房" w:date="2021-01-20T15:56:09Z">
        <w:r>
          <w:rPr>
            <w:rFonts w:hint="eastAsia" w:asciiTheme="minorEastAsia" w:hAnsiTheme="minorEastAsia" w:cstheme="minorEastAsia"/>
            <w:lang w:val="en-US" w:eastAsia="zh-Hans"/>
          </w:rPr>
          <w:t>使用</w:t>
        </w:r>
      </w:ins>
      <w:ins w:id="32" w:author="小房" w:date="2021-01-20T15:56:13Z">
        <w:r>
          <w:rPr>
            <w:rFonts w:hint="eastAsia" w:asciiTheme="minorEastAsia" w:hAnsiTheme="minorEastAsia" w:cstheme="minorEastAsia"/>
            <w:lang w:val="en-US" w:eastAsia="zh-Hans"/>
          </w:rPr>
          <w:t>至今</w:t>
        </w:r>
      </w:ins>
      <w:r>
        <w:rPr>
          <w:rFonts w:asciiTheme="minorEastAsia" w:hAnsiTheme="minorEastAsia" w:cstheme="minorEastAsia"/>
        </w:rPr>
        <w:t>。然而，它存在几个非常重要的缺陷。第一、许多老年人、儿童没有智能手机或者即使有也在操作上有很大的障碍</w:t>
      </w:r>
      <w:ins w:id="33" w:author="小房" w:date="2021-01-20T16:08:50Z">
        <w:r>
          <w:rPr>
            <w:rFonts w:asciiTheme="minorEastAsia" w:hAnsiTheme="minorEastAsia" w:cstheme="minorEastAsia"/>
          </w:rPr>
          <w:t>。</w:t>
        </w:r>
      </w:ins>
      <w:del w:id="34" w:author="小房" w:date="2021-01-20T16:08:50Z">
        <w:r>
          <w:rPr>
            <w:rFonts w:asciiTheme="minorEastAsia" w:hAnsiTheme="minorEastAsia" w:cstheme="minorEastAsia"/>
          </w:rPr>
          <w:delText>，</w:delText>
        </w:r>
      </w:del>
      <w:r>
        <w:rPr>
          <w:rFonts w:asciiTheme="minorEastAsia" w:hAnsiTheme="minorEastAsia" w:cstheme="minorEastAsia"/>
        </w:rPr>
        <w:t>据报道，截至2020年3月，中国网民规模为9.04亿，互联网普及率达64.5%。也就是说，中国大约有5亿人是不上网的，除此之外，在2019年中国60周岁及以上人口有25388万人，这其中，接触过网络的只有6056万人，而能熟练使用智能手机的占比更是少之又少，这还没有考虑到尚不能独立使用电子设备的儿童，即使填报流程可以由他人代劳，但是在使用时动作缓慢，堵塞在公共场合门口，极大影响了后面的人流，这时往往会采用手动登记或者录音的办法，从而增大了社交风险，为病毒传播提供了额外的机会。第二、由于工作人员不足，或是忙于测温工作，导致对健康码的检查存在漏洞，主要包括，（1）是否有码：部分人没有健康码却跟随人流混入场所，也存在因为手机没有电量导致确实不能使用的情况（2）码的时效性：一些人为了图方便出示截图</w:t>
      </w:r>
      <w:ins w:id="35" w:author="小房" w:date="2021-01-20T16:09:52Z">
        <w:r>
          <w:rPr>
            <w:rFonts w:asciiTheme="minorEastAsia" w:hAnsiTheme="minorEastAsia" w:cstheme="minorEastAsia"/>
          </w:rPr>
          <w:t>，</w:t>
        </w:r>
      </w:ins>
      <w:ins w:id="36" w:author="小房" w:date="2021-01-20T16:09:56Z">
        <w:r>
          <w:rPr>
            <w:rFonts w:hint="eastAsia" w:asciiTheme="minorEastAsia" w:hAnsiTheme="minorEastAsia" w:cstheme="minorEastAsia"/>
            <w:lang w:val="en-US" w:eastAsia="zh-Hans"/>
          </w:rPr>
          <w:t>甚至</w:t>
        </w:r>
      </w:ins>
      <w:ins w:id="37" w:author="小房" w:date="2021-01-20T16:10:04Z">
        <w:r>
          <w:rPr>
            <w:rFonts w:hint="eastAsia" w:asciiTheme="minorEastAsia" w:hAnsiTheme="minorEastAsia" w:cstheme="minorEastAsia"/>
            <w:lang w:val="en-US" w:eastAsia="zh-Hans"/>
          </w:rPr>
          <w:t>有</w:t>
        </w:r>
      </w:ins>
      <w:ins w:id="38" w:author="小房" w:date="2021-01-20T16:10:06Z">
        <w:r>
          <w:rPr>
            <w:rFonts w:hint="eastAsia" w:asciiTheme="minorEastAsia" w:hAnsiTheme="minorEastAsia" w:cstheme="minorEastAsia"/>
            <w:lang w:val="en-US" w:eastAsia="zh-Hans"/>
          </w:rPr>
          <w:t>不</w:t>
        </w:r>
      </w:ins>
      <w:ins w:id="39" w:author="小房" w:date="2021-01-20T16:10:08Z">
        <w:r>
          <w:rPr>
            <w:rFonts w:hint="eastAsia" w:asciiTheme="minorEastAsia" w:hAnsiTheme="minorEastAsia" w:cstheme="minorEastAsia"/>
            <w:lang w:val="en-US" w:eastAsia="zh-Hans"/>
          </w:rPr>
          <w:t>法</w:t>
        </w:r>
      </w:ins>
      <w:ins w:id="40" w:author="小房" w:date="2021-01-20T16:10:10Z">
        <w:r>
          <w:rPr>
            <w:rFonts w:hint="eastAsia" w:asciiTheme="minorEastAsia" w:hAnsiTheme="minorEastAsia" w:cstheme="minorEastAsia"/>
            <w:lang w:val="en-US" w:eastAsia="zh-Hans"/>
          </w:rPr>
          <w:t>分子</w:t>
        </w:r>
      </w:ins>
      <w:ins w:id="41" w:author="小房" w:date="2021-01-20T16:10:23Z">
        <w:r>
          <w:rPr>
            <w:rFonts w:hint="eastAsia" w:asciiTheme="minorEastAsia" w:hAnsiTheme="minorEastAsia" w:cstheme="minorEastAsia"/>
            <w:lang w:val="en-US" w:eastAsia="zh-Hans"/>
          </w:rPr>
          <w:t>伪造</w:t>
        </w:r>
      </w:ins>
      <w:ins w:id="42" w:author="小房" w:date="2021-01-20T16:10:26Z">
        <w:r>
          <w:rPr>
            <w:rFonts w:hint="eastAsia" w:asciiTheme="minorEastAsia" w:hAnsiTheme="minorEastAsia" w:cstheme="minorEastAsia"/>
            <w:lang w:val="en-US" w:eastAsia="zh-Hans"/>
          </w:rPr>
          <w:t>健康码</w:t>
        </w:r>
      </w:ins>
      <w:ins w:id="43" w:author="小房" w:date="2021-01-20T16:10:26Z">
        <w:r>
          <w:rPr>
            <w:rFonts w:hint="default" w:asciiTheme="minorEastAsia" w:hAnsiTheme="minorEastAsia" w:cstheme="minorEastAsia"/>
            <w:lang w:eastAsia="zh-Hans"/>
          </w:rPr>
          <w:t>，</w:t>
        </w:r>
      </w:ins>
      <w:ins w:id="44" w:author="小房" w:date="2021-01-20T16:10:30Z">
        <w:r>
          <w:rPr>
            <w:rFonts w:hint="eastAsia" w:asciiTheme="minorEastAsia" w:hAnsiTheme="minorEastAsia" w:cstheme="minorEastAsia"/>
            <w:lang w:val="en-US" w:eastAsia="zh-Hans"/>
          </w:rPr>
          <w:t>近日</w:t>
        </w:r>
      </w:ins>
      <w:ins w:id="45" w:author="小房" w:date="2021-01-20T16:10:33Z">
        <w:r>
          <w:rPr>
            <w:rFonts w:hint="eastAsia" w:asciiTheme="minorEastAsia" w:hAnsiTheme="minorEastAsia" w:cstheme="minorEastAsia"/>
            <w:lang w:val="en-US" w:eastAsia="zh-Hans"/>
          </w:rPr>
          <w:t>中国的</w:t>
        </w:r>
      </w:ins>
      <w:ins w:id="46" w:author="小房" w:date="2021-01-20T16:10:37Z">
        <w:r>
          <w:rPr>
            <w:rFonts w:hint="eastAsia" w:asciiTheme="minorEastAsia" w:hAnsiTheme="minorEastAsia" w:cstheme="minorEastAsia"/>
            <w:lang w:val="en-US" w:eastAsia="zh-Hans"/>
          </w:rPr>
          <w:t>公安</w:t>
        </w:r>
      </w:ins>
      <w:ins w:id="47" w:author="小房" w:date="2021-01-20T16:10:39Z">
        <w:r>
          <w:rPr>
            <w:rFonts w:hint="eastAsia" w:asciiTheme="minorEastAsia" w:hAnsiTheme="minorEastAsia" w:cstheme="minorEastAsia"/>
            <w:lang w:val="en-US" w:eastAsia="zh-Hans"/>
          </w:rPr>
          <w:t>机关</w:t>
        </w:r>
      </w:ins>
      <w:ins w:id="48" w:author="小房" w:date="2021-01-20T16:11:01Z">
        <w:r>
          <w:rPr>
            <w:rFonts w:hint="eastAsia" w:asciiTheme="minorEastAsia" w:hAnsiTheme="minorEastAsia" w:cstheme="minorEastAsia"/>
            <w:lang w:val="en-US" w:eastAsia="zh-Hans"/>
          </w:rPr>
          <w:t>就</w:t>
        </w:r>
      </w:ins>
      <w:ins w:id="49" w:author="小房" w:date="2021-01-20T16:10:40Z">
        <w:r>
          <w:rPr>
            <w:rFonts w:hint="eastAsia" w:asciiTheme="minorEastAsia" w:hAnsiTheme="minorEastAsia" w:cstheme="minorEastAsia"/>
            <w:lang w:val="en-US" w:eastAsia="zh-Hans"/>
          </w:rPr>
          <w:t>破获</w:t>
        </w:r>
      </w:ins>
      <w:ins w:id="50" w:author="小房" w:date="2021-01-20T16:11:02Z">
        <w:r>
          <w:rPr>
            <w:rFonts w:hint="eastAsia" w:asciiTheme="minorEastAsia" w:hAnsiTheme="minorEastAsia" w:cstheme="minorEastAsia"/>
            <w:lang w:val="en-US" w:eastAsia="zh-Hans"/>
          </w:rPr>
          <w:t>了</w:t>
        </w:r>
      </w:ins>
      <w:ins w:id="51" w:author="小房" w:date="2021-01-20T16:11:04Z">
        <w:r>
          <w:rPr>
            <w:rFonts w:hint="eastAsia" w:asciiTheme="minorEastAsia" w:hAnsiTheme="minorEastAsia" w:cstheme="minorEastAsia"/>
            <w:lang w:val="en-US" w:eastAsia="zh-Hans"/>
          </w:rPr>
          <w:t>一起</w:t>
        </w:r>
      </w:ins>
      <w:ins w:id="52" w:author="小房" w:date="2021-01-20T16:11:09Z">
        <w:r>
          <w:rPr>
            <w:rFonts w:hint="eastAsia" w:asciiTheme="minorEastAsia" w:hAnsiTheme="minorEastAsia" w:cstheme="minorEastAsia"/>
            <w:lang w:val="en-US" w:eastAsia="zh-Hans"/>
          </w:rPr>
          <w:t>开发</w:t>
        </w:r>
      </w:ins>
      <w:ins w:id="53" w:author="小房" w:date="2021-01-20T16:11:15Z">
        <w:r>
          <w:rPr>
            <w:rFonts w:hint="eastAsia" w:asciiTheme="minorEastAsia" w:hAnsiTheme="minorEastAsia" w:cstheme="minorEastAsia"/>
            <w:lang w:val="en-US" w:eastAsia="zh-Hans"/>
          </w:rPr>
          <w:t>自制</w:t>
        </w:r>
      </w:ins>
      <w:ins w:id="54" w:author="小房" w:date="2021-01-20T16:11:17Z">
        <w:r>
          <w:rPr>
            <w:rFonts w:hint="eastAsia" w:asciiTheme="minorEastAsia" w:hAnsiTheme="minorEastAsia" w:cstheme="minorEastAsia"/>
            <w:lang w:val="en-US" w:eastAsia="zh-Hans"/>
          </w:rPr>
          <w:t>各地</w:t>
        </w:r>
      </w:ins>
      <w:ins w:id="55" w:author="小房" w:date="2021-01-20T16:11:19Z">
        <w:r>
          <w:rPr>
            <w:rFonts w:hint="eastAsia" w:asciiTheme="minorEastAsia" w:hAnsiTheme="minorEastAsia" w:cstheme="minorEastAsia"/>
            <w:lang w:val="en-US" w:eastAsia="zh-Hans"/>
          </w:rPr>
          <w:t>健康码的</w:t>
        </w:r>
      </w:ins>
      <w:ins w:id="56" w:author="小房" w:date="2021-01-20T16:11:21Z">
        <w:r>
          <w:rPr>
            <w:rFonts w:hint="eastAsia" w:asciiTheme="minorEastAsia" w:hAnsiTheme="minorEastAsia" w:cstheme="minorEastAsia"/>
            <w:lang w:val="en-US" w:eastAsia="zh-Hans"/>
          </w:rPr>
          <w:t>软件</w:t>
        </w:r>
      </w:ins>
      <w:ins w:id="57" w:author="小房" w:date="2021-01-20T16:11:28Z">
        <w:r>
          <w:rPr>
            <w:rFonts w:hint="eastAsia" w:asciiTheme="minorEastAsia" w:hAnsiTheme="minorEastAsia" w:cstheme="minorEastAsia"/>
            <w:lang w:val="en-US" w:eastAsia="zh-Hans"/>
          </w:rPr>
          <w:t>的</w:t>
        </w:r>
      </w:ins>
      <w:ins w:id="58" w:author="小房" w:date="2021-01-20T16:11:38Z">
        <w:r>
          <w:rPr>
            <w:rFonts w:hint="eastAsia" w:asciiTheme="minorEastAsia" w:hAnsiTheme="minorEastAsia" w:cstheme="minorEastAsia"/>
            <w:lang w:val="en-US" w:eastAsia="zh-Hans"/>
          </w:rPr>
          <w:t>恶性</w:t>
        </w:r>
      </w:ins>
      <w:ins w:id="59" w:author="小房" w:date="2021-01-20T16:11:34Z">
        <w:r>
          <w:rPr>
            <w:rFonts w:hint="eastAsia" w:asciiTheme="minorEastAsia" w:hAnsiTheme="minorEastAsia" w:cstheme="minorEastAsia"/>
            <w:lang w:val="en-US" w:eastAsia="zh-Hans"/>
          </w:rPr>
          <w:t>案件</w:t>
        </w:r>
      </w:ins>
      <w:r>
        <w:rPr>
          <w:rFonts w:asciiTheme="minorEastAsia" w:hAnsiTheme="minorEastAsia" w:cstheme="minorEastAsia"/>
        </w:rPr>
        <w:t>（3）出示码而不扫码：这是在实际操作中最常出现的漏洞，这只能证实</w:t>
      </w:r>
      <w:ins w:id="60" w:author="小房" w:date="2021-01-20T16:11:58Z">
        <w:r>
          <w:rPr>
            <w:rFonts w:hint="eastAsia" w:asciiTheme="minorEastAsia" w:hAnsiTheme="minorEastAsia" w:cstheme="minorEastAsia"/>
            <w:lang w:val="en-US" w:eastAsia="zh-Hans"/>
          </w:rPr>
          <w:t>使用者</w:t>
        </w:r>
      </w:ins>
      <w:r>
        <w:rPr>
          <w:rFonts w:asciiTheme="minorEastAsia" w:hAnsiTheme="minorEastAsia" w:cstheme="minorEastAsia"/>
        </w:rPr>
        <w:t>当前的健康状态，而无法在疫情发生后进行追溯。第三、由于网络环境导致APP无法调用，从而滞留大量人群引发聚集风险。第四、由于各地政府的政策不一致，导致每到一个地方就要申请新的健康码，甚至同一人到不同的省市申请到的健康码结果不同的情况，而在健康码互认的问题上更是矛盾多多，据报道</w:t>
      </w:r>
      <w:ins w:id="61" w:author="小房" w:date="2021-01-20T16:12:32Z">
        <w:r>
          <w:rPr>
            <w:rFonts w:hint="eastAsia" w:asciiTheme="minorEastAsia" w:hAnsiTheme="minorEastAsia" w:cstheme="minorEastAsia"/>
            <w:lang w:val="en-US" w:eastAsia="zh-Hans"/>
          </w:rPr>
          <w:t>在</w:t>
        </w:r>
      </w:ins>
      <w:ins w:id="62" w:author="小房" w:date="2021-01-20T16:12:33Z">
        <w:r>
          <w:rPr>
            <w:rFonts w:hint="eastAsia" w:asciiTheme="minorEastAsia" w:hAnsiTheme="minorEastAsia" w:cstheme="minorEastAsia"/>
            <w:lang w:val="en-US" w:eastAsia="zh-Hans"/>
          </w:rPr>
          <w:t>武汉</w:t>
        </w:r>
      </w:ins>
      <w:ins w:id="63" w:author="小房" w:date="2021-01-20T16:12:34Z">
        <w:r>
          <w:rPr>
            <w:rFonts w:hint="eastAsia" w:asciiTheme="minorEastAsia" w:hAnsiTheme="minorEastAsia" w:cstheme="minorEastAsia"/>
            <w:lang w:val="en-US" w:eastAsia="zh-Hans"/>
          </w:rPr>
          <w:t>解封</w:t>
        </w:r>
      </w:ins>
      <w:ins w:id="64" w:author="小房" w:date="2021-01-20T16:12:35Z">
        <w:r>
          <w:rPr>
            <w:rFonts w:hint="eastAsia" w:asciiTheme="minorEastAsia" w:hAnsiTheme="minorEastAsia" w:cstheme="minorEastAsia"/>
            <w:lang w:val="en-US" w:eastAsia="zh-Hans"/>
          </w:rPr>
          <w:t>后</w:t>
        </w:r>
      </w:ins>
      <w:ins w:id="65" w:author="小房" w:date="2021-01-20T16:12:37Z">
        <w:r>
          <w:rPr>
            <w:rFonts w:hint="eastAsia" w:asciiTheme="minorEastAsia" w:hAnsiTheme="minorEastAsia" w:cstheme="minorEastAsia"/>
            <w:lang w:val="en-US" w:eastAsia="zh-Hans"/>
          </w:rPr>
          <w:t>的</w:t>
        </w:r>
      </w:ins>
      <w:ins w:id="66" w:author="小房" w:date="2021-01-20T16:12:41Z">
        <w:r>
          <w:rPr>
            <w:rFonts w:hint="eastAsia" w:asciiTheme="minorEastAsia" w:hAnsiTheme="minorEastAsia" w:cstheme="minorEastAsia"/>
            <w:lang w:val="en-US" w:eastAsia="zh-Hans"/>
          </w:rPr>
          <w:t>一段</w:t>
        </w:r>
      </w:ins>
      <w:ins w:id="67" w:author="小房" w:date="2021-01-20T16:12:45Z">
        <w:r>
          <w:rPr>
            <w:rFonts w:hint="eastAsia" w:asciiTheme="minorEastAsia" w:hAnsiTheme="minorEastAsia" w:cstheme="minorEastAsia"/>
            <w:lang w:val="en-US" w:eastAsia="zh-Hans"/>
          </w:rPr>
          <w:t>时间内</w:t>
        </w:r>
      </w:ins>
      <w:r>
        <w:rPr>
          <w:rFonts w:asciiTheme="minorEastAsia" w:hAnsiTheme="minorEastAsia" w:cstheme="minorEastAsia"/>
        </w:rPr>
        <w:t>多次出现了武汉市民持有绿码却在外地寸步难行的尴尬情况。另外，在用户使用的友好程度上，现行的健康码也并不令人满意，首先就是一次出行需要反复的打开手机，而由于</w:t>
      </w:r>
      <w:ins w:id="68" w:author="小房" w:date="2021-01-20T16:12:58Z">
        <w:r>
          <w:rPr>
            <w:rFonts w:hint="eastAsia" w:asciiTheme="minorEastAsia" w:hAnsiTheme="minorEastAsia" w:cstheme="minorEastAsia"/>
            <w:lang w:val="en-US" w:eastAsia="zh-Hans"/>
          </w:rPr>
          <w:t>防疫</w:t>
        </w:r>
      </w:ins>
      <w:ins w:id="69" w:author="小房" w:date="2021-01-20T16:12:59Z">
        <w:r>
          <w:rPr>
            <w:rFonts w:hint="eastAsia" w:asciiTheme="minorEastAsia" w:hAnsiTheme="minorEastAsia" w:cstheme="minorEastAsia"/>
            <w:lang w:val="en-US" w:eastAsia="zh-Hans"/>
          </w:rPr>
          <w:t>需要</w:t>
        </w:r>
      </w:ins>
      <w:r>
        <w:rPr>
          <w:rFonts w:asciiTheme="minorEastAsia" w:hAnsiTheme="minorEastAsia" w:cstheme="minorEastAsia"/>
        </w:rPr>
        <w:t>佩戴口罩又不能快速解锁手机，再调用软件扫码和展示码，这一过程每天可能要占据</w:t>
      </w:r>
      <w:del w:id="70" w:author="小房" w:date="2021-01-20T16:13:06Z">
        <w:r>
          <w:rPr>
            <w:rFonts w:asciiTheme="minorEastAsia" w:hAnsiTheme="minorEastAsia" w:cstheme="minorEastAsia"/>
            <w:lang w:val="en-US"/>
          </w:rPr>
          <w:delText>10余</w:delText>
        </w:r>
      </w:del>
      <w:ins w:id="71" w:author="小房" w:date="2021-01-20T16:13:09Z">
        <w:r>
          <w:rPr>
            <w:rFonts w:hint="eastAsia" w:asciiTheme="minorEastAsia" w:hAnsiTheme="minorEastAsia" w:cstheme="minorEastAsia"/>
            <w:lang w:val="en-US" w:eastAsia="zh-Hans"/>
          </w:rPr>
          <w:t>几十秒</w:t>
        </w:r>
      </w:ins>
      <w:ins w:id="72" w:author="小房" w:date="2021-01-20T16:13:10Z">
        <w:r>
          <w:rPr>
            <w:rFonts w:hint="eastAsia" w:asciiTheme="minorEastAsia" w:hAnsiTheme="minorEastAsia" w:cstheme="minorEastAsia"/>
            <w:lang w:val="en-US" w:eastAsia="zh-Hans"/>
          </w:rPr>
          <w:t>到</w:t>
        </w:r>
      </w:ins>
      <w:ins w:id="73" w:author="小房" w:date="2021-01-20T16:13:11Z">
        <w:r>
          <w:rPr>
            <w:rFonts w:hint="eastAsia" w:asciiTheme="minorEastAsia" w:hAnsiTheme="minorEastAsia" w:cstheme="minorEastAsia"/>
            <w:lang w:val="en-US" w:eastAsia="zh-Hans"/>
          </w:rPr>
          <w:t>数</w:t>
        </w:r>
      </w:ins>
      <w:r>
        <w:rPr>
          <w:rFonts w:asciiTheme="minorEastAsia" w:hAnsiTheme="minorEastAsia" w:cstheme="minorEastAsia"/>
        </w:rPr>
        <w:t>分钟的时间。其次，APP的安全性令人担忧，虽是由政府掌控个人关键信息，但是难以保证其他恶意软件通过手机上的漏洞窃取到健康码APP的内容。如果说以上提到的还都是一些小的缺点和不足，那么由于智能手机性能、APP权限、网络故障和人为因素导致的关键信息遗漏问题就可能大大影响流行病学调查的准确性和完整程度，进而导致十分依赖于此的防疫工作功败垂成。</w:t>
      </w:r>
    </w:p>
    <w:p>
      <w:pPr>
        <w:ind w:firstLine="567"/>
        <w:rPr>
          <w:rFonts w:asciiTheme="minorEastAsia" w:hAnsiTheme="minorEastAsia" w:cstheme="minorEastAsia"/>
        </w:rPr>
      </w:pPr>
      <w:r>
        <w:rPr>
          <w:rFonts w:asciiTheme="minorEastAsia" w:hAnsiTheme="minorEastAsia" w:cstheme="minorEastAsia"/>
        </w:rPr>
        <w:t>而从三月起就成为疫情新的震中的美国，截至</w:t>
      </w:r>
      <w:del w:id="74" w:author="小房" w:date="2021-01-20T16:13:50Z">
        <w:r>
          <w:rPr>
            <w:rFonts w:asciiTheme="minorEastAsia" w:hAnsiTheme="minorEastAsia" w:cstheme="minorEastAsia"/>
            <w:lang w:val="en-US"/>
          </w:rPr>
          <w:delText>7月中旬</w:delText>
        </w:r>
      </w:del>
      <w:ins w:id="75" w:author="小房" w:date="2021-01-20T16:13:50Z">
        <w:r>
          <w:rPr>
            <w:rFonts w:asciiTheme="minorEastAsia" w:hAnsiTheme="minorEastAsia" w:cstheme="minorEastAsia"/>
          </w:rPr>
          <w:t>202</w:t>
        </w:r>
      </w:ins>
      <w:ins w:id="76" w:author="小房" w:date="2021-01-20T16:13:51Z">
        <w:r>
          <w:rPr>
            <w:rFonts w:asciiTheme="minorEastAsia" w:hAnsiTheme="minorEastAsia" w:cstheme="minorEastAsia"/>
          </w:rPr>
          <w:t>0</w:t>
        </w:r>
      </w:ins>
      <w:ins w:id="77" w:author="小房" w:date="2021-01-20T16:13:51Z">
        <w:r>
          <w:rPr>
            <w:rFonts w:hint="eastAsia" w:asciiTheme="minorEastAsia" w:hAnsiTheme="minorEastAsia" w:cstheme="minorEastAsia"/>
            <w:lang w:val="en-US" w:eastAsia="zh-Hans"/>
          </w:rPr>
          <w:t>年</w:t>
        </w:r>
      </w:ins>
      <w:ins w:id="78" w:author="小房" w:date="2021-01-20T16:13:53Z">
        <w:r>
          <w:rPr>
            <w:rFonts w:hint="eastAsia" w:asciiTheme="minorEastAsia" w:hAnsiTheme="minorEastAsia" w:cstheme="minorEastAsia"/>
            <w:lang w:val="en-US" w:eastAsia="zh-Hans"/>
          </w:rPr>
          <w:t>底</w:t>
        </w:r>
      </w:ins>
      <w:r>
        <w:rPr>
          <w:rFonts w:asciiTheme="minorEastAsia" w:hAnsiTheme="minorEastAsia" w:cstheme="minorEastAsia"/>
        </w:rPr>
        <w:t>确诊病例已经</w:t>
      </w:r>
      <w:ins w:id="79" w:author="小房" w:date="2021-01-20T16:13:57Z">
        <w:r>
          <w:rPr>
            <w:rFonts w:hint="eastAsia" w:asciiTheme="minorEastAsia" w:hAnsiTheme="minorEastAsia" w:cstheme="minorEastAsia"/>
            <w:lang w:val="en-US" w:eastAsia="zh-Hans"/>
          </w:rPr>
          <w:t>超过</w:t>
        </w:r>
      </w:ins>
      <w:del w:id="80" w:author="小房" w:date="2021-01-20T16:13:56Z">
        <w:r>
          <w:rPr>
            <w:rFonts w:asciiTheme="minorEastAsia" w:hAnsiTheme="minorEastAsia" w:cstheme="minorEastAsia"/>
          </w:rPr>
          <w:delText>接近</w:delText>
        </w:r>
      </w:del>
      <w:ins w:id="81" w:author="小房" w:date="2021-01-20T16:14:03Z">
        <w:r>
          <w:rPr>
            <w:rFonts w:asciiTheme="minorEastAsia" w:hAnsiTheme="minorEastAsia" w:cstheme="minorEastAsia"/>
          </w:rPr>
          <w:t>20</w:t>
        </w:r>
      </w:ins>
      <w:del w:id="82" w:author="小房" w:date="2021-01-20T16:14:02Z">
        <w:r>
          <w:rPr>
            <w:rFonts w:asciiTheme="minorEastAsia" w:hAnsiTheme="minorEastAsia" w:cstheme="minorEastAsia"/>
          </w:rPr>
          <w:delText>4</w:delText>
        </w:r>
      </w:del>
      <w:r>
        <w:rPr>
          <w:rFonts w:asciiTheme="minorEastAsia" w:hAnsiTheme="minorEastAsia" w:cstheme="minorEastAsia"/>
        </w:rPr>
        <w:t>00万，并且丝毫没有放缓的趋势，COVID-19已经在美国肆虐开来，而由于文化习惯，美国民众似乎并不喜欢佩戴口罩，这给疫情传播提供了极佳的条件，也为确诊患者的密切基础者追踪带来了极大的困难。因此，五月份两大科技巨头苹果和谷歌联合退出了一种基于蓝牙的密切接触者追踪系统，工作原理仍基于智能手机和APP，且要求设备的蓝牙保持开启，系统运行时，手机就会周期性地弹出一段小的、唯一的、匿名的代码，这段代码是从手机的唯一ID中提取出来的。其他手机会接收并记住这段代码，建立一个记录他们接收到的代码和接收到它们的时间的日志。相反，设备也会接收其他设备发来的代码。为了保护隐私，这段代码还会每隔一段时间更新一次。当使用该系统的人确诊患病后，他可以选择将自己的确诊信息上传到服务器上，其他用户定期从服务器上下载确诊信息，并与本地所存储的他人代码比对，如果有匹配项，则意味着自己与确诊患者曾密切接触过，从而决定自己的下一步医治计划。此类系统在隐私保护的原理上似乎没有漏洞，可能引起的隐私泄露问题尚在讨论，但单就其防疫效果来讲</w:t>
      </w:r>
      <w:del w:id="83" w:author="小房" w:date="2021-01-20T16:41:48Z">
        <w:r>
          <w:rPr>
            <w:rFonts w:asciiTheme="minorEastAsia" w:hAnsiTheme="minorEastAsia" w:cstheme="minorEastAsia"/>
            <w:lang w:val="en-US"/>
          </w:rPr>
          <w:delText>是很差的</w:delText>
        </w:r>
      </w:del>
      <w:ins w:id="84" w:author="小房" w:date="2021-01-20T16:41:50Z">
        <w:r>
          <w:rPr>
            <w:rFonts w:hint="eastAsia" w:asciiTheme="minorEastAsia" w:hAnsiTheme="minorEastAsia" w:cstheme="minorEastAsia"/>
            <w:lang w:val="en-US" w:eastAsia="zh-Hans"/>
          </w:rPr>
          <w:t>并不理想</w:t>
        </w:r>
      </w:ins>
      <w:r>
        <w:rPr>
          <w:rFonts w:asciiTheme="minorEastAsia" w:hAnsiTheme="minorEastAsia" w:cstheme="minorEastAsia"/>
        </w:rPr>
        <w:t>。首先，要求这些甚至反对口罩的</w:t>
      </w:r>
      <w:del w:id="85" w:author="小房" w:date="2021-01-20T16:41:45Z">
        <w:r>
          <w:rPr>
            <w:rFonts w:asciiTheme="minorEastAsia" w:hAnsiTheme="minorEastAsia" w:cstheme="minorEastAsia"/>
          </w:rPr>
          <w:delText>美国</w:delText>
        </w:r>
      </w:del>
      <w:r>
        <w:rPr>
          <w:rFonts w:asciiTheme="minorEastAsia" w:hAnsiTheme="minorEastAsia" w:cstheme="minorEastAsia"/>
        </w:rPr>
        <w:t>民众下载</w:t>
      </w:r>
      <w:del w:id="86" w:author="小房" w:date="2021-01-20T16:42:17Z">
        <w:r>
          <w:rPr>
            <w:rFonts w:asciiTheme="minorEastAsia" w:hAnsiTheme="minorEastAsia" w:cstheme="minorEastAsia"/>
            <w:lang w:val="en-US"/>
          </w:rPr>
          <w:delText>此</w:delText>
        </w:r>
      </w:del>
      <w:ins w:id="87" w:author="小房" w:date="2021-01-20T16:42:18Z">
        <w:r>
          <w:rPr>
            <w:rFonts w:hint="eastAsia" w:asciiTheme="minorEastAsia" w:hAnsiTheme="minorEastAsia" w:cstheme="minorEastAsia"/>
            <w:lang w:val="en-US" w:eastAsia="zh-Hans"/>
          </w:rPr>
          <w:t>或</w:t>
        </w:r>
      </w:ins>
      <w:ins w:id="88" w:author="小房" w:date="2021-01-20T16:42:19Z">
        <w:r>
          <w:rPr>
            <w:rFonts w:hint="eastAsia" w:asciiTheme="minorEastAsia" w:hAnsiTheme="minorEastAsia" w:cstheme="minorEastAsia"/>
            <w:lang w:val="en-US" w:eastAsia="zh-Hans"/>
          </w:rPr>
          <w:t>开启</w:t>
        </w:r>
      </w:ins>
      <w:ins w:id="89" w:author="小房" w:date="2021-01-20T16:42:22Z">
        <w:r>
          <w:rPr>
            <w:rFonts w:hint="eastAsia" w:asciiTheme="minorEastAsia" w:hAnsiTheme="minorEastAsia" w:cstheme="minorEastAsia"/>
            <w:lang w:val="en-US" w:eastAsia="zh-Hans"/>
          </w:rPr>
          <w:t>此项</w:t>
        </w:r>
      </w:ins>
      <w:ins w:id="90" w:author="小房" w:date="2021-01-20T16:42:23Z">
        <w:r>
          <w:rPr>
            <w:rFonts w:hint="eastAsia" w:asciiTheme="minorEastAsia" w:hAnsiTheme="minorEastAsia" w:cstheme="minorEastAsia"/>
            <w:lang w:val="en-US" w:eastAsia="zh-Hans"/>
          </w:rPr>
          <w:t>服务</w:t>
        </w:r>
      </w:ins>
      <w:del w:id="91" w:author="小房" w:date="2021-01-20T16:42:26Z">
        <w:r>
          <w:rPr>
            <w:rFonts w:asciiTheme="minorEastAsia" w:hAnsiTheme="minorEastAsia" w:cstheme="minorEastAsia"/>
          </w:rPr>
          <w:delText>APP</w:delText>
        </w:r>
      </w:del>
      <w:r>
        <w:rPr>
          <w:rFonts w:asciiTheme="minorEastAsia" w:hAnsiTheme="minorEastAsia" w:cstheme="minorEastAsia"/>
        </w:rPr>
        <w:t>并需要</w:t>
      </w:r>
      <w:ins w:id="92" w:author="小房" w:date="2021-01-20T16:42:45Z">
        <w:r>
          <w:rPr>
            <w:rFonts w:hint="eastAsia" w:asciiTheme="minorEastAsia" w:hAnsiTheme="minorEastAsia" w:cstheme="minorEastAsia"/>
            <w:lang w:val="en-US" w:eastAsia="zh-Hans"/>
          </w:rPr>
          <w:t>始终</w:t>
        </w:r>
      </w:ins>
      <w:r>
        <w:rPr>
          <w:rFonts w:asciiTheme="minorEastAsia" w:hAnsiTheme="minorEastAsia" w:cstheme="minorEastAsia"/>
        </w:rPr>
        <w:t>打开蓝牙功能就是很困难的，出于文化和历史的原因，愿意花时间和精力去做防疫工作的民众并不占绝对多数，如果不是参与社交的每一个人都开启了这项服务，那整个过程的效果就大打折扣，极端来讲，在一个社交场合恰好有一个人没有开启服务，而恰恰这个人是确诊的患者，则其他所有人的参与都是徒劳。第二、依靠患者自主上传的方式并不可靠，确诊者极有可能因为主观或是客观原因没有上传确诊信息，那整个环节就失效了。第三、即使前序流程顺利，当一名用户获知自己成为了密切接触者时，他极有可能因为是一名无症状感染者或仍存在潜伏期没有发病而拒绝前往医疗点检测和治疗，并继续参与日常社交活动传播病毒。可怕的是，由于此系统的保密机制，只要用户不前往医院，</w:t>
      </w:r>
      <w:del w:id="93" w:author="小房" w:date="2021-01-20T20:04:26Z">
        <w:r>
          <w:rPr>
            <w:rFonts w:asciiTheme="minorEastAsia" w:hAnsiTheme="minorEastAsia" w:cstheme="minorEastAsia"/>
            <w:lang w:val="en-US"/>
          </w:rPr>
          <w:delText>外人</w:delText>
        </w:r>
      </w:del>
      <w:ins w:id="94" w:author="小房" w:date="2021-01-20T20:04:27Z">
        <w:r>
          <w:rPr>
            <w:rFonts w:hint="eastAsia" w:asciiTheme="minorEastAsia" w:hAnsiTheme="minorEastAsia" w:cstheme="minorEastAsia"/>
            <w:lang w:val="en-US" w:eastAsia="zh-Hans"/>
          </w:rPr>
          <w:t>其他人</w:t>
        </w:r>
      </w:ins>
      <w:r>
        <w:rPr>
          <w:rFonts w:asciiTheme="minorEastAsia" w:hAnsiTheme="minorEastAsia" w:cstheme="minorEastAsia"/>
        </w:rPr>
        <w:t>甚至是政府医疗机构无法获知用户的身份和接触情况，也不能及时为其提供最佳救治方案。如果面对的是比COVID-19更致命的病毒，其中一环的缺失就将引起巨大的后果。如果再综合考虑其本身的工作机制和无线通信技术，该方法更是存在耗电较大、不同机型间的融合以及蓝牙传输距离限制导致无法获取稍远一点的接触者信息的问题，据报道，病毒不仅可以通过已知的飞沫方式传播，也可能通过气溶胶传播到稍远一些的地方，而这个距离很有可能已经超过了蓝牙的传输范围。此外，该方法仅限第一级密切接触者的追踪，而无法掌握次一级密切基础者的密切接触者，需知在各国报道的病例中，存在不少跨层的传染途径。</w:t>
      </w:r>
    </w:p>
    <w:p>
      <w:pPr>
        <w:ind w:firstLine="567"/>
        <w:rPr>
          <w:rFonts w:asciiTheme="minorEastAsia" w:hAnsiTheme="minorEastAsia" w:cstheme="minorEastAsia"/>
        </w:rPr>
      </w:pPr>
      <w:r>
        <w:rPr>
          <w:rFonts w:asciiTheme="minorEastAsia" w:hAnsiTheme="minorEastAsia" w:cstheme="minorEastAsia"/>
        </w:rPr>
        <w:t>其他的方法还包括借助运营商网络的，比如中国国务院、信通院与三大运营商合作的防疫大数据行程码，可以根据手机使用连接基站的情况判断持有者到访过哪座城市，甚至哪个区。此码的作用更多体现在远程出行中，并不针对特定的确诊患者的密切接触，而是从地区的风险评级上判断一个人可能的健康程度。与健康码相比，此系统似乎不需要用户的主动参与，但是在实际使用中其灵敏度不高，例如短暂停留一个城市时，并没有该城市的记录，而需要至少拨通一次电话才可以。相反，也出现了仅仅在火车上路过却被记录在案的情况。另外一个风险是，一些投机者可以利用双卡的优势，完美的避开轨迹被记录，从而给追溯带来困难。还有一些地方的政府设计的被动的基于位置的追踪系统，这种方法也作为一部分包含在前文所述的中国健康码中，APP利用手机的GPS、Wi-Fi等功能，对手机进行定位，从而获取持有者的轨迹，但是无线定位技术本身存在的误差和场景局限性是制约此方法的障碍，而且只要其依靠智能手机工作，就仍然逃不掉被其他恶意软件窃取信息的威胁。一旦手机电量耗尽、用户私自关闭了某些功能，都将导致数据收集和疫情追踪的失败。</w:t>
      </w:r>
    </w:p>
    <w:p>
      <w:pPr>
        <w:ind w:firstLine="567"/>
        <w:rPr>
          <w:ins w:id="95" w:author="丧钟1420093349" w:date="2021-01-25T10:53:25Z"/>
          <w:rFonts w:asciiTheme="minorEastAsia" w:hAnsiTheme="minorEastAsia" w:cstheme="minorEastAsia"/>
        </w:rPr>
      </w:pPr>
      <w:r>
        <w:rPr>
          <w:rFonts w:asciiTheme="minorEastAsia" w:hAnsiTheme="minorEastAsia" w:cstheme="minorEastAsia"/>
        </w:rPr>
        <w:t>我们无法仅以此判断哪种追踪措施更好，因为在不同文化背景下生活的人群会对同样的事情有截然不同的看法，因此也会产生差异化的应对方式，就像对待是否应该佩戴口罩这件事，似乎在一些国家已经争论了半年多的时间仍然没有结论。</w:t>
      </w:r>
    </w:p>
    <w:p>
      <w:pPr>
        <w:ind w:firstLine="567"/>
        <w:rPr>
          <w:ins w:id="96" w:author="丧钟1420093349" w:date="2021-01-25T10:53:26Z"/>
          <w:rFonts w:asciiTheme="minorEastAsia" w:hAnsiTheme="minorEastAsia" w:cstheme="minorEastAsia"/>
        </w:rPr>
      </w:pPr>
      <w:ins w:id="97" w:author="丧钟1420093349" w:date="2021-01-25T10:53:26Z">
        <w:r>
          <w:rPr>
            <w:rFonts w:asciiTheme="minorEastAsia" w:hAnsiTheme="minorEastAsia" w:cstheme="minorEastAsia"/>
          </w:rPr>
          <w:t>本文抛开文化观念问题，完全从应对COVID-19甚至将来有可能发生的更为严重的传染病疫情角度出发，试图提出一种新的密切接触者追踪方法，我们认为一个好的解决方案应该包含以下特点：</w:t>
        </w:r>
      </w:ins>
    </w:p>
    <w:p>
      <w:pPr>
        <w:widowControl w:val="0"/>
        <w:numPr>
          <w:ilvl w:val="0"/>
          <w:numId w:val="3"/>
        </w:numPr>
        <w:ind w:firstLine="567"/>
        <w:jc w:val="both"/>
        <w:rPr>
          <w:ins w:id="98" w:author="丧钟1420093349" w:date="2021-01-25T10:53:26Z"/>
          <w:rFonts w:asciiTheme="minorEastAsia" w:hAnsiTheme="minorEastAsia" w:cstheme="minorEastAsia"/>
        </w:rPr>
      </w:pPr>
      <w:ins w:id="99" w:author="丧钟1420093349" w:date="2021-01-25T10:53:26Z">
        <w:commentRangeStart w:id="0"/>
        <w:r>
          <w:rPr>
            <w:rFonts w:asciiTheme="minorEastAsia" w:hAnsiTheme="minorEastAsia" w:cstheme="minorEastAsia"/>
          </w:rPr>
          <w:t>简单易用：我们希望新的办法可以降低对使用者的能力要求，无论是老年人还是儿童，要求尽可能少的操作；</w:t>
        </w:r>
      </w:ins>
    </w:p>
    <w:p>
      <w:pPr>
        <w:widowControl w:val="0"/>
        <w:numPr>
          <w:ilvl w:val="0"/>
          <w:numId w:val="3"/>
        </w:numPr>
        <w:ind w:firstLine="567"/>
        <w:jc w:val="both"/>
        <w:rPr>
          <w:ins w:id="100" w:author="丧钟1420093349" w:date="2021-01-25T10:53:26Z"/>
          <w:rFonts w:asciiTheme="minorEastAsia" w:hAnsiTheme="minorEastAsia" w:cstheme="minorEastAsia"/>
        </w:rPr>
      </w:pPr>
      <w:ins w:id="101" w:author="丧钟1420093349" w:date="2021-01-25T10:53:26Z">
        <w:r>
          <w:rPr>
            <w:rFonts w:asciiTheme="minorEastAsia" w:hAnsiTheme="minorEastAsia" w:cstheme="minorEastAsia"/>
          </w:rPr>
          <w:t>低耗耐用：如果必须依靠智能手机，应当尽可能降低因电量耗尽带来的尴尬，或许应该有更高效且低成本的替代品；</w:t>
        </w:r>
      </w:ins>
    </w:p>
    <w:p>
      <w:pPr>
        <w:widowControl w:val="0"/>
        <w:numPr>
          <w:ilvl w:val="0"/>
          <w:numId w:val="3"/>
        </w:numPr>
        <w:ind w:firstLine="567"/>
        <w:jc w:val="both"/>
        <w:rPr>
          <w:ins w:id="102" w:author="丧钟1420093349" w:date="2021-01-25T10:53:26Z"/>
          <w:rFonts w:asciiTheme="minorEastAsia" w:hAnsiTheme="minorEastAsia" w:cstheme="minorEastAsia"/>
        </w:rPr>
      </w:pPr>
      <w:ins w:id="103" w:author="丧钟1420093349" w:date="2021-01-25T10:53:26Z">
        <w:r>
          <w:rPr>
            <w:rFonts w:asciiTheme="minorEastAsia" w:hAnsiTheme="minorEastAsia" w:cstheme="minorEastAsia"/>
          </w:rPr>
          <w:t>不得不用：新的方法要所有人的参与，无论是出于对自身的防护还是对家庭社会的责任，你应该像佩戴口罩一样使用它，政府和医疗机构也需要始终监督，从而第一时间对有风险得人群进行检测和隔离；</w:t>
        </w:r>
      </w:ins>
    </w:p>
    <w:p>
      <w:pPr>
        <w:widowControl w:val="0"/>
        <w:numPr>
          <w:ilvl w:val="0"/>
          <w:numId w:val="3"/>
        </w:numPr>
        <w:ind w:firstLine="567"/>
        <w:jc w:val="both"/>
        <w:rPr>
          <w:ins w:id="104" w:author="丧钟1420093349" w:date="2021-01-25T10:53:26Z"/>
          <w:rFonts w:asciiTheme="minorEastAsia" w:hAnsiTheme="minorEastAsia" w:cstheme="minorEastAsia"/>
        </w:rPr>
      </w:pPr>
      <w:ins w:id="105" w:author="丧钟1420093349" w:date="2021-01-25T10:53:26Z">
        <w:r>
          <w:rPr>
            <w:rFonts w:asciiTheme="minorEastAsia" w:hAnsiTheme="minorEastAsia" w:cstheme="minorEastAsia"/>
          </w:rPr>
          <w:t>可靠好用：确诊患者接触信息是流行病学调查的重要依据，必须要保证数据的可靠性，任何人不能借助漏洞规避追踪，不能擅自脱离系统或是对已生成数据进行篡改；</w:t>
        </w:r>
      </w:ins>
    </w:p>
    <w:p>
      <w:pPr>
        <w:widowControl w:val="0"/>
        <w:numPr>
          <w:ilvl w:val="0"/>
          <w:numId w:val="3"/>
        </w:numPr>
        <w:ind w:firstLine="567"/>
        <w:jc w:val="both"/>
        <w:rPr>
          <w:ins w:id="106" w:author="丧钟1420093349" w:date="2021-01-25T10:53:26Z"/>
          <w:rFonts w:asciiTheme="minorEastAsia" w:hAnsiTheme="minorEastAsia" w:cstheme="minorEastAsia"/>
        </w:rPr>
      </w:pPr>
      <w:ins w:id="107" w:author="丧钟1420093349" w:date="2021-01-25T10:53:26Z">
        <w:r>
          <w:rPr>
            <w:rFonts w:asciiTheme="minorEastAsia" w:hAnsiTheme="minorEastAsia" w:cstheme="minorEastAsia"/>
          </w:rPr>
          <w:t>通用：一套方法适用整个地区，不需要换一个地方换一个方案。</w:t>
        </w:r>
        <w:commentRangeEnd w:id="0"/>
      </w:ins>
      <w:ins w:id="108" w:author="丧钟1420093349" w:date="2021-01-25T10:53:26Z">
        <w:r>
          <w:rPr/>
          <w:commentReference w:id="0"/>
        </w:r>
      </w:ins>
    </w:p>
    <w:p>
      <w:pPr>
        <w:widowControl w:val="0"/>
        <w:ind w:firstLine="567"/>
        <w:jc w:val="both"/>
        <w:rPr>
          <w:rFonts w:asciiTheme="minorEastAsia" w:hAnsiTheme="minorEastAsia" w:cstheme="minorEastAsia"/>
        </w:rPr>
        <w:pPrChange w:id="109" w:author="丧钟1420093349" w:date="2021-01-25T10:53:31Z">
          <w:pPr>
            <w:ind w:firstLine="567"/>
          </w:pPr>
        </w:pPrChange>
      </w:pPr>
      <w:ins w:id="110" w:author="丧钟1420093349" w:date="2021-01-25T10:53:26Z">
        <w:commentRangeStart w:id="1"/>
        <w:r>
          <w:rPr>
            <w:rFonts w:hint="eastAsia" w:asciiTheme="minorEastAsia" w:hAnsiTheme="minorEastAsia" w:cstheme="minorEastAsia"/>
          </w:rPr>
          <w:t>因此，本文提出了一种LoRa</w:t>
        </w:r>
      </w:ins>
      <w:ins w:id="111" w:author="丧钟1420093349" w:date="2021-01-25T10:53:26Z">
        <w:r>
          <w:rPr>
            <w:rFonts w:asciiTheme="minorEastAsia" w:hAnsiTheme="minorEastAsia" w:cstheme="minorEastAsia"/>
          </w:rPr>
          <w:t xml:space="preserve">-based </w:t>
        </w:r>
      </w:ins>
      <w:ins w:id="112" w:author="丧钟1420093349" w:date="2021-01-25T10:53:26Z">
        <w:r>
          <w:rPr>
            <w:rFonts w:hint="eastAsia" w:asciiTheme="minorEastAsia" w:hAnsiTheme="minorEastAsia" w:cstheme="minorEastAsia"/>
          </w:rPr>
          <w:t>B</w:t>
        </w:r>
      </w:ins>
      <w:ins w:id="113" w:author="丧钟1420093349" w:date="2021-01-25T10:53:26Z">
        <w:r>
          <w:rPr>
            <w:rFonts w:asciiTheme="minorEastAsia" w:hAnsiTheme="minorEastAsia" w:cstheme="minorEastAsia"/>
          </w:rPr>
          <w:t>lockchain-</w:t>
        </w:r>
      </w:ins>
      <w:ins w:id="114" w:author="丧钟1420093349" w:date="2021-01-25T10:53:26Z">
        <w:r>
          <w:rPr>
            <w:rFonts w:hint="eastAsia" w:asciiTheme="minorEastAsia" w:hAnsiTheme="minorEastAsia" w:cstheme="minorEastAsia"/>
          </w:rPr>
          <w:t>En</w:t>
        </w:r>
      </w:ins>
      <w:ins w:id="115" w:author="丧钟1420093349" w:date="2021-01-25T10:53:26Z">
        <w:r>
          <w:rPr>
            <w:rFonts w:asciiTheme="minorEastAsia" w:hAnsiTheme="minorEastAsia" w:cstheme="minorEastAsia"/>
          </w:rPr>
          <w:t>abled privacy-preserving contact Tracing (L</w:t>
        </w:r>
      </w:ins>
      <w:ins w:id="116" w:author="丧钟1420093349" w:date="2021-01-25T10:53:26Z">
        <w:r>
          <w:rPr>
            <w:rFonts w:hint="eastAsia" w:asciiTheme="minorEastAsia" w:hAnsiTheme="minorEastAsia" w:cstheme="minorEastAsia"/>
          </w:rPr>
          <w:t>o</w:t>
        </w:r>
      </w:ins>
      <w:ins w:id="117" w:author="丧钟1420093349" w:date="2021-01-25T10:53:26Z">
        <w:r>
          <w:rPr>
            <w:rFonts w:asciiTheme="minorEastAsia" w:hAnsiTheme="minorEastAsia" w:cstheme="minorEastAsia"/>
          </w:rPr>
          <w:t>BeTrace)</w:t>
        </w:r>
      </w:ins>
      <w:ins w:id="118" w:author="丧钟1420093349" w:date="2021-01-25T10:53:26Z">
        <w:r>
          <w:rPr>
            <w:rFonts w:hint="eastAsia" w:asciiTheme="minorEastAsia" w:hAnsiTheme="minorEastAsia" w:cstheme="minorEastAsia"/>
          </w:rPr>
          <w:t>，可以满足以上的所有要求。</w:t>
        </w:r>
      </w:ins>
      <w:ins w:id="119" w:author="丧钟1420093349" w:date="2021-01-25T10:53:26Z">
        <w:r>
          <w:rPr>
            <w:rFonts w:hint="eastAsia" w:asciiTheme="minorEastAsia" w:hAnsiTheme="minorEastAsia" w:cstheme="minorEastAsia"/>
            <w:b/>
            <w:u w:val="single"/>
          </w:rPr>
          <w:t>首先</w:t>
        </w:r>
      </w:ins>
      <w:ins w:id="120" w:author="丧钟1420093349" w:date="2021-01-25T10:53:26Z">
        <w:r>
          <w:rPr>
            <w:rFonts w:hint="eastAsia" w:asciiTheme="minorEastAsia" w:hAnsiTheme="minorEastAsia" w:cstheme="minorEastAsia"/>
          </w:rPr>
          <w:t>，仅需要在领取时进行一次登记即可，将个人的ID、联系方式信息录入相关的政府机构，今后的使用中再也不需要任何其他操作，避免了PII信息的泄露。</w:t>
        </w:r>
      </w:ins>
      <w:ins w:id="121" w:author="丧钟1420093349" w:date="2021-01-25T10:53:26Z">
        <w:r>
          <w:rPr>
            <w:rFonts w:hint="eastAsia" w:asciiTheme="minorEastAsia" w:hAnsiTheme="minorEastAsia" w:cstheme="minorEastAsia"/>
            <w:b/>
            <w:u w:val="single"/>
          </w:rPr>
          <w:t>其次</w:t>
        </w:r>
      </w:ins>
      <w:ins w:id="122" w:author="丧钟1420093349" w:date="2021-01-25T10:53:26Z">
        <w:r>
          <w:rPr>
            <w:rFonts w:hint="eastAsia" w:asciiTheme="minorEastAsia" w:hAnsiTheme="minorEastAsia" w:cstheme="minorEastAsia"/>
          </w:rPr>
          <w:t>，对于终端用户，由于LPWAN的超低功耗，一个设备可以工作数年以上，不仅可以供应对COVID-19使用，即使不幸遇到新的疫情，也可以拿出来继续使用。而且单个设备的成本非常低廉，体积足够小且可以根据需求制作成钥匙、卡甚至挂饰，并不给用户带来忘记携带难以携带的困扰，方便大规模推广。我们吸纳中国健康码的设计，为设备设置了同样三种颜色的指示灯，同时省去了进行拿出手机-解锁-扫码-展示的复杂环节，只需要拿出设备或者将设备挂在衣服上，工作人员就可以看见你的颜色并采取相应措施。也不需要担心老人或者儿童不会使用，并确保了每个人的参与。我们的设计是密闭的，仅记录了必要的联络信息，且由于他的工作不需要依靠任何其他智能设备，避免了被窃取的可能性。</w:t>
        </w:r>
      </w:ins>
      <w:ins w:id="123" w:author="丧钟1420093349" w:date="2021-01-25T10:53:26Z">
        <w:r>
          <w:rPr>
            <w:rFonts w:hint="eastAsia" w:asciiTheme="minorEastAsia" w:hAnsiTheme="minorEastAsia" w:cstheme="minorEastAsia"/>
            <w:b/>
            <w:u w:val="single"/>
          </w:rPr>
          <w:t>另外</w:t>
        </w:r>
      </w:ins>
      <w:ins w:id="124" w:author="丧钟1420093349" w:date="2021-01-25T10:53:26Z">
        <w:r>
          <w:rPr>
            <w:rFonts w:hint="eastAsia" w:asciiTheme="minorEastAsia" w:hAnsiTheme="minorEastAsia" w:cstheme="minorEastAsia"/>
          </w:rPr>
          <w:t>，由于没有任何可修改操作的可能性，只要携带设备参与了室内环境的社交活动，你的室内访问记录就会被保存。我们还采用了区块链技术防止数据被篡改，向任何想徇私枉法影响防疫工作的人说不。而且，用户的信息以匿名形式呈现，属于混合式的方法，可以在很大程度上保证用户的信息(</w:t>
        </w:r>
      </w:ins>
      <w:ins w:id="125" w:author="丧钟1420093349" w:date="2021-01-25T10:53:26Z">
        <w:r>
          <w:rPr>
            <w:rFonts w:asciiTheme="minorEastAsia" w:hAnsiTheme="minorEastAsia" w:cstheme="minorEastAsia"/>
          </w:rPr>
          <w:t>PII</w:t>
        </w:r>
      </w:ins>
      <w:ins w:id="126" w:author="丧钟1420093349" w:date="2021-01-25T10:53:26Z">
        <w:r>
          <w:rPr>
            <w:rFonts w:hint="eastAsia" w:asciiTheme="minorEastAsia" w:hAnsiTheme="minorEastAsia" w:cstheme="minorEastAsia"/>
          </w:rPr>
          <w:t>)不被泄露。尊重了用户的隐私权。</w:t>
        </w:r>
      </w:ins>
      <w:ins w:id="127" w:author="丧钟1420093349" w:date="2021-01-25T10:53:26Z">
        <w:r>
          <w:rPr>
            <w:rFonts w:hint="eastAsia" w:asciiTheme="minorEastAsia" w:hAnsiTheme="minorEastAsia" w:cstheme="minorEastAsia"/>
            <w:b/>
            <w:u w:val="single"/>
          </w:rPr>
          <w:t>最后</w:t>
        </w:r>
      </w:ins>
      <w:ins w:id="128" w:author="丧钟1420093349" w:date="2021-01-25T10:53:26Z">
        <w:r>
          <w:rPr>
            <w:rFonts w:hint="eastAsia" w:asciiTheme="minorEastAsia" w:hAnsiTheme="minorEastAsia" w:cstheme="minorEastAsia"/>
          </w:rPr>
          <w:t>，这套方案有着很好的通用性，不需要申请多个健康码，用户就可以畅通的出行到部署此系统的地区。</w:t>
        </w:r>
        <w:commentRangeEnd w:id="1"/>
      </w:ins>
      <w:ins w:id="129" w:author="丧钟1420093349" w:date="2021-01-25T10:53:26Z">
        <w:r>
          <w:rPr/>
          <w:commentReference w:id="1"/>
        </w:r>
      </w:ins>
    </w:p>
    <w:p>
      <w:pPr>
        <w:pStyle w:val="15"/>
        <w:numPr>
          <w:ilvl w:val="1"/>
          <w:numId w:val="2"/>
        </w:numPr>
        <w:rPr>
          <w:sz w:val="40"/>
          <w:szCs w:val="40"/>
        </w:rPr>
      </w:pPr>
      <w:r>
        <w:rPr>
          <w:rFonts w:hint="eastAsia"/>
          <w:sz w:val="40"/>
          <w:szCs w:val="40"/>
        </w:rPr>
        <w:t>密切接触者追踪 (</w:t>
      </w:r>
      <w:r>
        <w:rPr>
          <w:sz w:val="40"/>
          <w:szCs w:val="40"/>
        </w:rPr>
        <w:t>Contact tracing)</w:t>
      </w:r>
      <w:r>
        <w:commentReference w:id="2"/>
      </w:r>
    </w:p>
    <w:p>
      <w:pPr>
        <w:ind w:firstLine="567"/>
        <w:rPr>
          <w:rFonts w:asciiTheme="minorEastAsia" w:hAnsiTheme="minorEastAsia" w:cstheme="minorEastAsia"/>
        </w:rPr>
      </w:pPr>
      <w:r>
        <w:rPr>
          <w:rFonts w:hint="eastAsia" w:asciiTheme="minorEastAsia" w:hAnsiTheme="minorEastAsia" w:cstheme="minorEastAsia"/>
        </w:rPr>
        <w:t>因为与病毒感染者密切接触的人自身感染和进一步感染他人的风险更高，所以在接触感染者后密切观察这些接触者将有助于接触者获得护理和治疗，并将防止病毒的进一步传播。这种监控过程称为接触者追踪。</w:t>
      </w:r>
      <w:r>
        <w:rPr>
          <w:rFonts w:hint="eastAsia" w:asciiTheme="minorEastAsia" w:hAnsiTheme="minorEastAsia" w:cstheme="minorEastAsia"/>
          <w:b/>
          <w:color w:val="00B050"/>
          <w:u w:val="single"/>
        </w:rPr>
        <w:t>[</w:t>
      </w:r>
      <w:r>
        <w:rPr>
          <w:rFonts w:asciiTheme="minorEastAsia" w:hAnsiTheme="minorEastAsia" w:cstheme="minorEastAsia"/>
          <w:b/>
          <w:color w:val="00B050"/>
          <w:u w:val="single"/>
        </w:rPr>
        <w:t>https://www.who.int/news-room/q-a-detail/contact-tracing</w:t>
      </w:r>
      <w:r>
        <w:rPr>
          <w:rFonts w:hint="eastAsia" w:asciiTheme="minorEastAsia" w:hAnsiTheme="minorEastAsia" w:cstheme="minorEastAsia"/>
          <w:b/>
          <w:color w:val="00B050"/>
          <w:u w:val="single"/>
        </w:rPr>
        <w:t>]</w:t>
      </w:r>
      <w:r>
        <w:rPr>
          <w:rFonts w:hint="eastAsia" w:asciiTheme="minorEastAsia" w:hAnsiTheme="minorEastAsia" w:cstheme="minorEastAsia"/>
        </w:rPr>
        <w:t>。或者解释为，接触者追踪是指确定可能与感染者有过接触的人，并随后收集有关这些接触者的进一步信息的过程</w:t>
      </w:r>
      <w:r>
        <w:rPr>
          <w:rFonts w:asciiTheme="minorEastAsia" w:hAnsiTheme="minorEastAsia" w:cstheme="minorEastAsia"/>
          <w:b/>
          <w:color w:val="00B050"/>
          <w:u w:val="single"/>
        </w:rPr>
        <w:t xml:space="preserve">[Quantifying sars-cov-2 transmission suggests epidemic control with digital contact tracing] </w:t>
      </w:r>
      <w:r>
        <w:rPr>
          <w:rFonts w:hint="eastAsia" w:asciiTheme="minorEastAsia" w:hAnsiTheme="minorEastAsia" w:cstheme="minorEastAsia"/>
        </w:rPr>
        <w:t>。</w:t>
      </w:r>
    </w:p>
    <w:p>
      <w:pPr>
        <w:ind w:firstLine="567"/>
        <w:rPr>
          <w:rFonts w:asciiTheme="minorEastAsia" w:hAnsiTheme="minorEastAsia" w:cstheme="minorEastAsia"/>
        </w:rPr>
      </w:pPr>
      <w:r>
        <w:rPr>
          <w:rFonts w:hint="eastAsia" w:asciiTheme="minorEastAsia" w:hAnsiTheme="minorEastAsia" w:cstheme="minorEastAsia"/>
        </w:rPr>
        <w:t>目前广泛使用的contact</w:t>
      </w:r>
      <w:r>
        <w:rPr>
          <w:rFonts w:asciiTheme="minorEastAsia" w:hAnsiTheme="minorEastAsia" w:cstheme="minorEastAsia"/>
        </w:rPr>
        <w:t xml:space="preserve"> tracing</w:t>
      </w:r>
      <w:r>
        <w:rPr>
          <w:rFonts w:hint="eastAsia" w:asciiTheme="minorEastAsia" w:hAnsiTheme="minorEastAsia" w:cstheme="minorEastAsia"/>
        </w:rPr>
        <w:t>方法需要确诊患者清晰地、准确地回忆起确诊之前一段时间内所去过的场所以及所接触的人。但是这种情况常常是可遇不可求的，因为对于普通人来说准确地回忆起自己许多天内的活动轨迹以及时间是很困难的事情。而且在许多情况下回忆起所接触过的人是不可能完成的事情，比如在超市排队结账、搭乘地铁等，在这种情况下，周围的人几乎都是陌生人。所以，靠传统的contact</w:t>
      </w:r>
      <w:r>
        <w:rPr>
          <w:rFonts w:asciiTheme="minorEastAsia" w:hAnsiTheme="minorEastAsia" w:cstheme="minorEastAsia"/>
        </w:rPr>
        <w:t xml:space="preserve"> </w:t>
      </w:r>
      <w:r>
        <w:rPr>
          <w:rFonts w:hint="eastAsia" w:asciiTheme="minorEastAsia" w:hAnsiTheme="minorEastAsia" w:cstheme="minorEastAsia"/>
        </w:rPr>
        <w:t>tracing是很难做到高效率地排查密切接触者。</w:t>
      </w:r>
    </w:p>
    <w:p>
      <w:pPr>
        <w:ind w:firstLine="567"/>
        <w:rPr>
          <w:rFonts w:asciiTheme="minorEastAsia" w:hAnsiTheme="minorEastAsia" w:cstheme="minorEastAsia"/>
        </w:rPr>
      </w:pPr>
      <w:r>
        <w:rPr>
          <w:rFonts w:hint="eastAsia" w:asciiTheme="minorEastAsia" w:hAnsiTheme="minorEastAsia" w:cstheme="minorEastAsia"/>
        </w:rPr>
        <w:t>2</w:t>
      </w:r>
      <w:r>
        <w:rPr>
          <w:rFonts w:asciiTheme="minorEastAsia" w:hAnsiTheme="minorEastAsia" w:cstheme="minorEastAsia"/>
        </w:rPr>
        <w:t>020</w:t>
      </w:r>
      <w:r>
        <w:rPr>
          <w:rFonts w:hint="eastAsia" w:asciiTheme="minorEastAsia" w:hAnsiTheme="minorEastAsia" w:cstheme="minorEastAsia"/>
        </w:rPr>
        <w:t>年以来，世界各国、各个公司相继推出了各自的密切接触者追踪方法和应用程序contact</w:t>
      </w:r>
      <w:r>
        <w:rPr>
          <w:rFonts w:asciiTheme="minorEastAsia" w:hAnsiTheme="minorEastAsia" w:cstheme="minorEastAsia"/>
        </w:rPr>
        <w:t xml:space="preserve"> </w:t>
      </w:r>
      <w:r>
        <w:rPr>
          <w:rFonts w:hint="eastAsia" w:asciiTheme="minorEastAsia" w:hAnsiTheme="minorEastAsia" w:cstheme="minorEastAsia"/>
        </w:rPr>
        <w:t>tracing</w:t>
      </w:r>
      <w:r>
        <w:rPr>
          <w:rFonts w:asciiTheme="minorEastAsia" w:hAnsiTheme="minorEastAsia" w:cstheme="minorEastAsia"/>
        </w:rPr>
        <w:t xml:space="preserve"> </w:t>
      </w:r>
      <w:r>
        <w:rPr>
          <w:rFonts w:hint="eastAsia" w:asciiTheme="minorEastAsia" w:hAnsiTheme="minorEastAsia" w:cstheme="minorEastAsia"/>
        </w:rPr>
        <w:t>apps，总体上分为三类：中心化的、去中心化的、混合式的</w:t>
      </w:r>
      <w:r>
        <w:rPr>
          <w:rFonts w:asciiTheme="minorEastAsia" w:hAnsiTheme="minorEastAsia" w:cstheme="minorEastAsia"/>
        </w:rPr>
        <w:t xml:space="preserve"> </w:t>
      </w:r>
      <w:r>
        <w:rPr>
          <w:rFonts w:asciiTheme="minorEastAsia" w:hAnsiTheme="minorEastAsia" w:cstheme="minorEastAsia"/>
          <w:b/>
          <w:color w:val="00B050"/>
          <w:u w:val="single"/>
        </w:rPr>
        <w:t>[A Survey of COVID-19 Contact Tracing Apps</w:t>
      </w:r>
      <w:r>
        <w:rPr>
          <w:rFonts w:hint="eastAsia" w:asciiTheme="minorEastAsia" w:hAnsiTheme="minorEastAsia" w:cstheme="minorEastAsia"/>
          <w:b/>
          <w:color w:val="00B050"/>
          <w:u w:val="single"/>
        </w:rPr>
        <w:t>]</w:t>
      </w:r>
      <w:r>
        <w:rPr>
          <w:rFonts w:hint="eastAsia" w:asciiTheme="minorEastAsia" w:hAnsiTheme="minorEastAsia" w:cstheme="minorEastAsia"/>
        </w:rPr>
        <w:t>。在中心化架构中，中央服务器在执行核心功能方面起到关键作用，如存储加密的PII信息、生成匿名TempIDs、风险分析和密切接触者通知等。同时又是服务器的过高权限会导致隐私问题。中心化架构的密切接触者追踪app里比较知名的有新加坡的</w:t>
      </w:r>
      <w:r>
        <w:rPr>
          <w:rFonts w:asciiTheme="minorEastAsia" w:hAnsiTheme="minorEastAsia" w:cstheme="minorEastAsia"/>
        </w:rPr>
        <w:t>TraceTogether</w:t>
      </w:r>
      <w:r>
        <w:rPr>
          <w:rFonts w:hint="eastAsia" w:asciiTheme="minorEastAsia" w:hAnsiTheme="minorEastAsia" w:cstheme="minorEastAsia"/>
        </w:rPr>
        <w:t>、澳大利亚的</w:t>
      </w:r>
      <w:r>
        <w:rPr>
          <w:rFonts w:asciiTheme="minorEastAsia" w:hAnsiTheme="minorEastAsia" w:cstheme="minorEastAsia"/>
        </w:rPr>
        <w:t>CovidSafe</w:t>
      </w:r>
      <w:r>
        <w:rPr>
          <w:rFonts w:hint="eastAsia" w:asciiTheme="minorEastAsia" w:hAnsiTheme="minorEastAsia" w:cstheme="minorEastAsia"/>
        </w:rPr>
        <w:t>、中国的各种健康码app等。与集中式架构相反，在去中心化的架构中，跟踪过程是由应用程序用户在他们的设备上本地执行的。这样可以缓解一些隐私问题，但是却给智能手机的配置提出了较高的要求，用户的手机需要完成较多的计算。去中心化架构的密切接触者追踪app的例子有</w:t>
      </w:r>
      <w:r>
        <w:rPr>
          <w:rFonts w:asciiTheme="minorEastAsia" w:hAnsiTheme="minorEastAsia" w:cstheme="minorEastAsia"/>
        </w:rPr>
        <w:t>Apple/Google Exposure Notification APIs</w:t>
      </w:r>
      <w:r>
        <w:rPr>
          <w:rFonts w:hint="eastAsia" w:asciiTheme="minorEastAsia" w:hAnsiTheme="minorEastAsia" w:cstheme="minorEastAsia"/>
        </w:rPr>
        <w:t>、</w:t>
      </w:r>
      <w:r>
        <w:rPr>
          <w:rFonts w:asciiTheme="minorEastAsia" w:hAnsiTheme="minorEastAsia" w:cstheme="minorEastAsia"/>
        </w:rPr>
        <w:t>PACT</w:t>
      </w:r>
      <w:r>
        <w:rPr>
          <w:rFonts w:hint="eastAsia" w:asciiTheme="minorEastAsia" w:hAnsiTheme="minorEastAsia" w:cstheme="minorEastAsia"/>
        </w:rPr>
        <w:t>等。混合式架构则是寻求在中心化架构和去中心化架构中取得平衡。但是，目前仅有少量的混合式架构app被提出，比如</w:t>
      </w:r>
      <w:r>
        <w:rPr>
          <w:rFonts w:asciiTheme="minorEastAsia" w:hAnsiTheme="minorEastAsia" w:cstheme="minorEastAsia"/>
        </w:rPr>
        <w:t>DESIRE</w:t>
      </w:r>
      <w:r>
        <w:rPr>
          <w:rFonts w:hint="eastAsia" w:asciiTheme="minorEastAsia" w:hAnsiTheme="minorEastAsia" w:cstheme="minorEastAsia"/>
        </w:rPr>
        <w:t>和</w:t>
      </w:r>
      <w:r>
        <w:rPr>
          <w:rFonts w:asciiTheme="minorEastAsia" w:hAnsiTheme="minorEastAsia" w:cstheme="minorEastAsia"/>
        </w:rPr>
        <w:t>EpiOne</w:t>
      </w:r>
      <w:r>
        <w:rPr>
          <w:rFonts w:hint="eastAsia" w:asciiTheme="minorEastAsia" w:hAnsiTheme="minorEastAsia" w:cstheme="minorEastAsia"/>
        </w:rPr>
        <w:t>，而且，已有的混合式架构的app需要手机和服务器进行较多的数据通信，也会导致手机耗电量增大，并且需要消耗较多的运营商流量。</w:t>
      </w:r>
    </w:p>
    <w:p>
      <w:pPr>
        <w:ind w:firstLine="567"/>
        <w:rPr>
          <w:rFonts w:asciiTheme="minorEastAsia" w:hAnsiTheme="minorEastAsia" w:cstheme="minorEastAsia"/>
        </w:rPr>
      </w:pPr>
      <w:r>
        <w:rPr>
          <w:rFonts w:hint="eastAsia" w:asciiTheme="minorEastAsia" w:hAnsiTheme="minorEastAsia" w:cstheme="minorEastAsia"/>
        </w:rPr>
        <w:t>而且，目前已有的三种架构的contact</w:t>
      </w:r>
      <w:r>
        <w:rPr>
          <w:rFonts w:asciiTheme="minorEastAsia" w:hAnsiTheme="minorEastAsia" w:cstheme="minorEastAsia"/>
        </w:rPr>
        <w:t xml:space="preserve"> </w:t>
      </w:r>
      <w:r>
        <w:rPr>
          <w:rFonts w:hint="eastAsia" w:asciiTheme="minorEastAsia" w:hAnsiTheme="minorEastAsia" w:cstheme="minorEastAsia"/>
        </w:rPr>
        <w:t>tracing</w:t>
      </w:r>
      <w:r>
        <w:rPr>
          <w:rFonts w:asciiTheme="minorEastAsia" w:hAnsiTheme="minorEastAsia" w:cstheme="minorEastAsia"/>
        </w:rPr>
        <w:t xml:space="preserve"> </w:t>
      </w:r>
      <w:r>
        <w:rPr>
          <w:rFonts w:hint="eastAsia" w:asciiTheme="minorEastAsia" w:hAnsiTheme="minorEastAsia" w:cstheme="minorEastAsia"/>
        </w:rPr>
        <w:t>app基本都是安装在智能手机上、基于蓝牙接口进行设备间感知和通信的。这些app之间使用蓝牙信号进行信息交互，比如广播和接收蓝牙信息，将信息保存在手机本地，并通过运行商网络将部分数据上传到服务器。使用蓝牙就不可避免的需要面对蓝牙的缺点，蓝牙有传输距离有限、不同设备间协议不兼容的缺点。而且需要使用者始终保持智能手机的蓝牙功能处于活跃状态，这样会很大程度地增大手机的耗电率、减少手机的使用寿命。并且，如之前所述，有很大一部分人不具有智能手机、不会操作智能手机，或是他们的智能手机的性能不足以支持长时间的蓝牙活动。</w:t>
      </w:r>
    </w:p>
    <w:p>
      <w:pPr>
        <w:ind w:firstLine="567"/>
        <w:rPr>
          <w:rFonts w:asciiTheme="minorEastAsia" w:hAnsiTheme="minorEastAsia" w:cstheme="minorEastAsia"/>
        </w:rPr>
      </w:pPr>
      <w:r>
        <w:rPr>
          <w:rFonts w:hint="eastAsia" w:asciiTheme="minorEastAsia" w:hAnsiTheme="minorEastAsia" w:cstheme="minorEastAsia"/>
        </w:rPr>
        <w:t>新加坡政府推出的TraceTogether</w:t>
      </w:r>
      <w:r>
        <w:rPr>
          <w:rFonts w:asciiTheme="minorEastAsia" w:hAnsiTheme="minorEastAsia" w:cstheme="minorEastAsia"/>
        </w:rPr>
        <w:t xml:space="preserve"> </w:t>
      </w:r>
      <w:r>
        <w:rPr>
          <w:rFonts w:hint="eastAsia" w:asciiTheme="minorEastAsia" w:hAnsiTheme="minorEastAsia" w:cstheme="minorEastAsia"/>
        </w:rPr>
        <w:t>Token物理设备将密切接触者追踪的功能从智能手机分离出来，作为一个独立的物理设备使用，作为手机app的替代品、减少了手机的负担。但是，该设备仍然使用蓝牙信号进行通信，仍然摆脱不了蓝牙信号所带来的局限性。</w:t>
      </w:r>
    </w:p>
    <w:p>
      <w:pPr>
        <w:pStyle w:val="15"/>
        <w:numPr>
          <w:ilvl w:val="1"/>
          <w:numId w:val="2"/>
        </w:numPr>
        <w:rPr>
          <w:sz w:val="40"/>
          <w:szCs w:val="40"/>
        </w:rPr>
      </w:pPr>
      <w:r>
        <w:rPr>
          <w:rFonts w:hint="eastAsia"/>
          <w:sz w:val="40"/>
          <w:szCs w:val="40"/>
        </w:rPr>
        <w:t>LoRa</w:t>
      </w:r>
      <w:r>
        <w:rPr>
          <w:sz w:val="40"/>
          <w:szCs w:val="40"/>
        </w:rPr>
        <w:t>:</w:t>
      </w:r>
      <w:r>
        <w:commentReference w:id="3"/>
      </w:r>
    </w:p>
    <w:p>
      <w:pPr>
        <w:ind w:firstLine="567"/>
        <w:rPr>
          <w:rFonts w:asciiTheme="minorEastAsia" w:hAnsiTheme="minorEastAsia" w:cstheme="minorEastAsia"/>
        </w:rPr>
      </w:pPr>
      <w:r>
        <w:rPr>
          <w:rFonts w:asciiTheme="minorEastAsia" w:hAnsiTheme="minorEastAsia" w:cstheme="minorEastAsia"/>
        </w:rPr>
        <w:t>物联网通信技术繁多，从传输距离上可划分成两类：第一类是短距离通信技术，例如ZigBee、Wi-Fi、Bluetooth等，典型的应用场合如智能家居；第二类是低功耗广域网(Low Power Wide Area Network, LPWAN)，典型的应用为智能抄表系统。LPWAN技术又可根据工作频段分为两类：一类工作在非授权频段，如LoRa、SigFox等，此类技术无统一标准，也没有大型运营商提供支持，功能、规模完全自定义实现</w:t>
      </w:r>
      <w:ins w:id="130" w:author="丧钟1420093349" w:date="2021-01-24T20:18:10Z">
        <w:r>
          <w:rPr>
            <w:rFonts w:asciiTheme="minorEastAsia" w:hAnsiTheme="minorEastAsia" w:cstheme="minorEastAsia"/>
          </w:rPr>
          <w:t>。</w:t>
        </w:r>
      </w:ins>
      <w:ins w:id="131" w:author="丧钟1420093349" w:date="2021-01-24T20:10:10Z">
        <w:r>
          <w:rPr>
            <w:rFonts w:asciiTheme="minorEastAsia" w:hAnsiTheme="minorEastAsia" w:cstheme="minorEastAsia"/>
          </w:rPr>
          <w:t>典型的</w:t>
        </w:r>
      </w:ins>
      <w:ins w:id="132" w:author="丧钟1420093349" w:date="2021-01-24T20:10:14Z">
        <w:r>
          <w:rPr>
            <w:rFonts w:asciiTheme="minorEastAsia" w:hAnsiTheme="minorEastAsia" w:cstheme="minorEastAsia"/>
          </w:rPr>
          <w:t>应用</w:t>
        </w:r>
      </w:ins>
      <w:ins w:id="133" w:author="丧钟1420093349" w:date="2021-01-24T20:10:15Z">
        <w:r>
          <w:rPr>
            <w:rFonts w:asciiTheme="minorEastAsia" w:hAnsiTheme="minorEastAsia" w:cstheme="minorEastAsia"/>
          </w:rPr>
          <w:t>场景有</w:t>
        </w:r>
      </w:ins>
      <w:ins w:id="134" w:author="丧钟1420093349" w:date="2021-01-24T20:10:18Z">
        <w:r>
          <w:rPr>
            <w:rFonts w:asciiTheme="minorEastAsia" w:hAnsiTheme="minorEastAsia" w:cstheme="minorEastAsia"/>
          </w:rPr>
          <w:t>智能农业</w:t>
        </w:r>
      </w:ins>
      <w:ins w:id="135" w:author="丧钟1420093349" w:date="2021-01-24T20:10:19Z">
        <w:r>
          <w:rPr>
            <w:rFonts w:asciiTheme="minorEastAsia" w:hAnsiTheme="minorEastAsia" w:cstheme="minorEastAsia"/>
          </w:rPr>
          <w:t>、</w:t>
        </w:r>
      </w:ins>
      <w:ins w:id="136" w:author="丧钟1420093349" w:date="2021-01-24T20:10:31Z">
        <w:r>
          <w:rPr>
            <w:rFonts w:asciiTheme="minorEastAsia" w:hAnsiTheme="minorEastAsia" w:cstheme="minorEastAsia"/>
          </w:rPr>
          <w:t>智能工厂、</w:t>
        </w:r>
      </w:ins>
      <w:ins w:id="137" w:author="丧钟1420093349" w:date="2021-01-24T20:10:37Z">
        <w:r>
          <w:rPr>
            <w:rFonts w:asciiTheme="minorEastAsia" w:hAnsiTheme="minorEastAsia" w:cstheme="minorEastAsia"/>
          </w:rPr>
          <w:t>物流跟踪</w:t>
        </w:r>
      </w:ins>
      <w:ins w:id="138" w:author="丧钟1420093349" w:date="2021-01-24T20:10:45Z">
        <w:r>
          <w:rPr>
            <w:rFonts w:asciiTheme="minorEastAsia" w:hAnsiTheme="minorEastAsia" w:cstheme="minorEastAsia"/>
          </w:rPr>
          <w:t>、</w:t>
        </w:r>
      </w:ins>
      <w:ins w:id="139" w:author="丧钟1420093349" w:date="2021-01-24T20:10:49Z">
        <w:r>
          <w:rPr>
            <w:rFonts w:asciiTheme="minorEastAsia" w:hAnsiTheme="minorEastAsia" w:cstheme="minorEastAsia"/>
          </w:rPr>
          <w:t>燃气</w:t>
        </w:r>
      </w:ins>
      <w:ins w:id="140" w:author="丧钟1420093349" w:date="2021-01-24T20:10:50Z">
        <w:r>
          <w:rPr>
            <w:rFonts w:asciiTheme="minorEastAsia" w:hAnsiTheme="minorEastAsia" w:cstheme="minorEastAsia"/>
          </w:rPr>
          <w:t>无线</w:t>
        </w:r>
      </w:ins>
      <w:ins w:id="141" w:author="丧钟1420093349" w:date="2021-01-24T20:10:52Z">
        <w:r>
          <w:rPr>
            <w:rFonts w:asciiTheme="minorEastAsia" w:hAnsiTheme="minorEastAsia" w:cstheme="minorEastAsia"/>
          </w:rPr>
          <w:t>抄表等</w:t>
        </w:r>
      </w:ins>
      <w:ins w:id="142" w:author="丧钟1420093349" w:date="2021-01-24T20:12:42Z">
        <w:r>
          <w:rPr>
            <w:rFonts w:asciiTheme="minorEastAsia" w:hAnsiTheme="minorEastAsia" w:cstheme="minorEastAsia"/>
          </w:rPr>
          <w:t>。</w:t>
        </w:r>
      </w:ins>
      <w:ins w:id="143" w:author="丧钟1420093349" w:date="2021-01-24T20:12:06Z">
        <w:r>
          <w:rPr>
            <w:rFonts w:asciiTheme="minorEastAsia" w:hAnsiTheme="minorEastAsia" w:cstheme="minorEastAsia"/>
          </w:rPr>
          <w:t>对于这些</w:t>
        </w:r>
      </w:ins>
      <w:ins w:id="144" w:author="丧钟1420093349" w:date="2021-01-24T20:12:11Z">
        <w:r>
          <w:rPr>
            <w:rFonts w:asciiTheme="minorEastAsia" w:hAnsiTheme="minorEastAsia" w:cstheme="minorEastAsia"/>
          </w:rPr>
          <w:t>应用场景而言</w:t>
        </w:r>
      </w:ins>
      <w:ins w:id="145" w:author="丧钟1420093349" w:date="2021-01-24T20:12:12Z">
        <w:r>
          <w:rPr>
            <w:rFonts w:asciiTheme="minorEastAsia" w:hAnsiTheme="minorEastAsia" w:cstheme="minorEastAsia"/>
          </w:rPr>
          <w:t>，</w:t>
        </w:r>
      </w:ins>
      <w:ins w:id="146" w:author="丧钟1420093349" w:date="2021-01-24T20:12:17Z">
        <w:r>
          <w:rPr>
            <w:rFonts w:asciiTheme="minorEastAsia" w:hAnsiTheme="minorEastAsia" w:cstheme="minorEastAsia"/>
          </w:rPr>
          <w:t>低功耗、</w:t>
        </w:r>
      </w:ins>
      <w:ins w:id="147" w:author="丧钟1420093349" w:date="2021-01-24T20:12:19Z">
        <w:r>
          <w:rPr>
            <w:rFonts w:asciiTheme="minorEastAsia" w:hAnsiTheme="minorEastAsia" w:cstheme="minorEastAsia"/>
          </w:rPr>
          <w:t>低成本的</w:t>
        </w:r>
      </w:ins>
      <w:ins w:id="148" w:author="丧钟1420093349" w:date="2021-01-24T20:12:22Z">
        <w:r>
          <w:rPr>
            <w:rFonts w:asciiTheme="minorEastAsia" w:hAnsiTheme="minorEastAsia" w:cstheme="minorEastAsia"/>
          </w:rPr>
          <w:t>传感器</w:t>
        </w:r>
      </w:ins>
      <w:ins w:id="149" w:author="丧钟1420093349" w:date="2021-01-24T20:12:29Z">
        <w:r>
          <w:rPr>
            <w:rFonts w:asciiTheme="minorEastAsia" w:hAnsiTheme="minorEastAsia" w:cstheme="minorEastAsia"/>
          </w:rPr>
          <w:t>是迫切需要的</w:t>
        </w:r>
      </w:ins>
      <w:ins w:id="150" w:author="丧钟1420093349" w:date="2021-01-24T20:12:49Z">
        <w:r>
          <w:rPr>
            <w:rFonts w:asciiTheme="minorEastAsia" w:hAnsiTheme="minorEastAsia" w:cstheme="minorEastAsia"/>
          </w:rPr>
          <w:t>。</w:t>
        </w:r>
      </w:ins>
      <w:ins w:id="151" w:author="丧钟1420093349" w:date="2021-01-24T20:12:58Z">
        <w:r>
          <w:rPr>
            <w:rFonts w:asciiTheme="minorEastAsia" w:hAnsiTheme="minorEastAsia" w:cstheme="minorEastAsia"/>
          </w:rPr>
          <w:t>这些应用</w:t>
        </w:r>
      </w:ins>
      <w:ins w:id="152" w:author="丧钟1420093349" w:date="2021-01-24T20:12:40Z">
        <w:r>
          <w:rPr>
            <w:rFonts w:asciiTheme="minorEastAsia" w:hAnsiTheme="minorEastAsia" w:cstheme="minorEastAsia"/>
          </w:rPr>
          <w:t>需要</w:t>
        </w:r>
      </w:ins>
      <w:ins w:id="153" w:author="丧钟1420093349" w:date="2021-01-24T20:13:09Z">
        <w:r>
          <w:rPr>
            <w:rFonts w:asciiTheme="minorEastAsia" w:hAnsiTheme="minorEastAsia" w:cstheme="minorEastAsia"/>
          </w:rPr>
          <w:t>周期性地</w:t>
        </w:r>
      </w:ins>
      <w:ins w:id="154" w:author="丧钟1420093349" w:date="2021-01-24T20:13:13Z">
        <w:r>
          <w:rPr>
            <w:rFonts w:asciiTheme="minorEastAsia" w:hAnsiTheme="minorEastAsia" w:cstheme="minorEastAsia"/>
          </w:rPr>
          <w:t>动态采集数据、</w:t>
        </w:r>
      </w:ins>
      <w:ins w:id="155" w:author="丧钟1420093349" w:date="2021-01-24T20:13:20Z">
        <w:r>
          <w:rPr>
            <w:rFonts w:asciiTheme="minorEastAsia" w:hAnsiTheme="minorEastAsia" w:cstheme="minorEastAsia"/>
          </w:rPr>
          <w:t>并</w:t>
        </w:r>
      </w:ins>
      <w:ins w:id="156" w:author="丧钟1420093349" w:date="2021-01-24T20:13:22Z">
        <w:r>
          <w:rPr>
            <w:rFonts w:asciiTheme="minorEastAsia" w:hAnsiTheme="minorEastAsia" w:cstheme="minorEastAsia"/>
          </w:rPr>
          <w:t>将</w:t>
        </w:r>
      </w:ins>
      <w:ins w:id="157" w:author="丧钟1420093349" w:date="2021-01-24T20:13:23Z">
        <w:r>
          <w:rPr>
            <w:rFonts w:asciiTheme="minorEastAsia" w:hAnsiTheme="minorEastAsia" w:cstheme="minorEastAsia"/>
          </w:rPr>
          <w:t>信息</w:t>
        </w:r>
      </w:ins>
      <w:ins w:id="158" w:author="丧钟1420093349" w:date="2021-01-24T20:13:26Z">
        <w:r>
          <w:rPr>
            <w:rFonts w:asciiTheme="minorEastAsia" w:hAnsiTheme="minorEastAsia" w:cstheme="minorEastAsia"/>
          </w:rPr>
          <w:t>上传到</w:t>
        </w:r>
      </w:ins>
      <w:ins w:id="159" w:author="丧钟1420093349" w:date="2021-01-24T20:13:31Z">
        <w:r>
          <w:rPr>
            <w:rFonts w:asciiTheme="minorEastAsia" w:hAnsiTheme="minorEastAsia" w:cstheme="minorEastAsia"/>
          </w:rPr>
          <w:t>管理平台</w:t>
        </w:r>
      </w:ins>
      <w:ins w:id="160" w:author="丧钟1420093349" w:date="2021-01-24T20:13:39Z">
        <w:r>
          <w:rPr>
            <w:rFonts w:asciiTheme="minorEastAsia" w:hAnsiTheme="minorEastAsia" w:cstheme="minorEastAsia"/>
          </w:rPr>
          <w:t>进行分析</w:t>
        </w:r>
      </w:ins>
      <w:ins w:id="161" w:author="丧钟1420093349" w:date="2021-01-24T20:14:08Z">
        <w:r>
          <w:rPr>
            <w:rFonts w:asciiTheme="minorEastAsia" w:hAnsiTheme="minorEastAsia" w:cstheme="minorEastAsia"/>
          </w:rPr>
          <w:t>，</w:t>
        </w:r>
      </w:ins>
      <w:ins w:id="162" w:author="丧钟1420093349" w:date="2021-01-24T20:14:10Z">
        <w:r>
          <w:rPr>
            <w:rFonts w:asciiTheme="minorEastAsia" w:hAnsiTheme="minorEastAsia" w:cstheme="minorEastAsia"/>
          </w:rPr>
          <w:t>来</w:t>
        </w:r>
      </w:ins>
      <w:ins w:id="163" w:author="丧钟1420093349" w:date="2021-01-24T20:14:12Z">
        <w:r>
          <w:rPr>
            <w:rFonts w:asciiTheme="minorEastAsia" w:hAnsiTheme="minorEastAsia" w:cstheme="minorEastAsia"/>
          </w:rPr>
          <w:t>确定</w:t>
        </w:r>
      </w:ins>
      <w:ins w:id="164" w:author="丧钟1420093349" w:date="2021-01-24T20:14:15Z">
        <w:r>
          <w:rPr>
            <w:rFonts w:asciiTheme="minorEastAsia" w:hAnsiTheme="minorEastAsia" w:cstheme="minorEastAsia"/>
          </w:rPr>
          <w:t>系统应该做出</w:t>
        </w:r>
      </w:ins>
      <w:ins w:id="165" w:author="丧钟1420093349" w:date="2021-01-24T20:14:20Z">
        <w:r>
          <w:rPr>
            <w:rFonts w:asciiTheme="minorEastAsia" w:hAnsiTheme="minorEastAsia" w:cstheme="minorEastAsia"/>
          </w:rPr>
          <w:t>何种</w:t>
        </w:r>
      </w:ins>
      <w:ins w:id="166" w:author="丧钟1420093349" w:date="2021-01-24T20:14:22Z">
        <w:r>
          <w:rPr>
            <w:rFonts w:asciiTheme="minorEastAsia" w:hAnsiTheme="minorEastAsia" w:cstheme="minorEastAsia"/>
          </w:rPr>
          <w:t>反应</w:t>
        </w:r>
      </w:ins>
      <w:ins w:id="167" w:author="丧钟1420093349" w:date="2021-01-24T20:14:25Z">
        <w:r>
          <w:rPr>
            <w:rFonts w:asciiTheme="minorEastAsia" w:hAnsiTheme="minorEastAsia" w:cstheme="minorEastAsia"/>
          </w:rPr>
          <w:t>和</w:t>
        </w:r>
      </w:ins>
      <w:ins w:id="168" w:author="丧钟1420093349" w:date="2021-01-24T20:14:27Z">
        <w:r>
          <w:rPr>
            <w:rFonts w:asciiTheme="minorEastAsia" w:hAnsiTheme="minorEastAsia" w:cstheme="minorEastAsia"/>
          </w:rPr>
          <w:t>动作</w:t>
        </w:r>
      </w:ins>
      <w:ins w:id="169" w:author="丧钟1420093349" w:date="2021-01-24T20:12:45Z">
        <w:r>
          <w:rPr>
            <w:rFonts w:asciiTheme="minorEastAsia" w:hAnsiTheme="minorEastAsia" w:cstheme="minorEastAsia"/>
          </w:rPr>
          <w:t>。</w:t>
        </w:r>
      </w:ins>
      <w:del w:id="170" w:author="丧钟1420093349" w:date="2021-01-24T20:12:45Z">
        <w:r>
          <w:rPr>
            <w:rFonts w:asciiTheme="minorEastAsia" w:hAnsiTheme="minorEastAsia" w:cstheme="minorEastAsia"/>
          </w:rPr>
          <w:delText>；</w:delText>
        </w:r>
      </w:del>
      <w:r>
        <w:rPr>
          <w:rFonts w:asciiTheme="minorEastAsia" w:hAnsiTheme="minorEastAsia" w:cstheme="minorEastAsia"/>
        </w:rPr>
        <w:t>第二类工作于授权频段下，3GPP支持的2/3/4G蜂窝通信技术，如全球移动通信系统(Global System for Mobile Communication , GSM)、长期演进(Long Term Evolution, LTE)和基于蜂窝的窄带物联网(Narrow Band Internet of Things, NB-IoT)等</w:t>
      </w:r>
      <w:ins w:id="171" w:author="丧钟1420093349" w:date="2021-01-25T10:48:48Z">
        <w:r>
          <w:rPr>
            <w:rFonts w:asciiTheme="minorEastAsia" w:hAnsiTheme="minorEastAsia" w:cstheme="minorEastAsia"/>
          </w:rPr>
          <w:t>，</w:t>
        </w:r>
      </w:ins>
      <w:ins w:id="172" w:author="丧钟1420093349" w:date="2021-01-25T10:48:50Z">
        <w:r>
          <w:rPr>
            <w:rFonts w:asciiTheme="minorEastAsia" w:hAnsiTheme="minorEastAsia" w:cstheme="minorEastAsia"/>
          </w:rPr>
          <w:t>最</w:t>
        </w:r>
      </w:ins>
      <w:ins w:id="173" w:author="丧钟1420093349" w:date="2021-01-25T10:48:55Z">
        <w:r>
          <w:rPr>
            <w:rFonts w:asciiTheme="minorEastAsia" w:hAnsiTheme="minorEastAsia" w:cstheme="minorEastAsia"/>
          </w:rPr>
          <w:t>常见的</w:t>
        </w:r>
      </w:ins>
      <w:ins w:id="174" w:author="丧钟1420093349" w:date="2021-01-25T10:48:58Z">
        <w:r>
          <w:rPr>
            <w:rFonts w:asciiTheme="minorEastAsia" w:hAnsiTheme="minorEastAsia" w:cstheme="minorEastAsia"/>
          </w:rPr>
          <w:t>应用方式</w:t>
        </w:r>
      </w:ins>
      <w:ins w:id="175" w:author="丧钟1420093349" w:date="2021-01-25T10:48:59Z">
        <w:r>
          <w:rPr>
            <w:rFonts w:asciiTheme="minorEastAsia" w:hAnsiTheme="minorEastAsia" w:cstheme="minorEastAsia"/>
          </w:rPr>
          <w:t>就是</w:t>
        </w:r>
      </w:ins>
      <w:ins w:id="176" w:author="丧钟1420093349" w:date="2021-01-25T10:49:10Z">
        <w:r>
          <w:rPr>
            <w:rFonts w:asciiTheme="minorEastAsia" w:hAnsiTheme="minorEastAsia" w:cstheme="minorEastAsia"/>
          </w:rPr>
          <w:t>当下</w:t>
        </w:r>
      </w:ins>
      <w:ins w:id="177" w:author="丧钟1420093349" w:date="2021-01-25T10:49:14Z">
        <w:r>
          <w:rPr>
            <w:rFonts w:asciiTheme="minorEastAsia" w:hAnsiTheme="minorEastAsia" w:cstheme="minorEastAsia"/>
          </w:rPr>
          <w:t>大规模使用的</w:t>
        </w:r>
      </w:ins>
      <w:ins w:id="178" w:author="丧钟1420093349" w:date="2021-01-25T10:49:15Z">
        <w:r>
          <w:rPr>
            <w:rFonts w:asciiTheme="minorEastAsia" w:hAnsiTheme="minorEastAsia" w:cstheme="minorEastAsia"/>
          </w:rPr>
          <w:t>手机</w:t>
        </w:r>
      </w:ins>
      <w:ins w:id="179" w:author="丧钟1420093349" w:date="2021-01-25T10:49:19Z">
        <w:r>
          <w:rPr>
            <w:rFonts w:asciiTheme="minorEastAsia" w:hAnsiTheme="minorEastAsia" w:cstheme="minorEastAsia"/>
          </w:rPr>
          <w:t>蜂窝移动网络</w:t>
        </w:r>
      </w:ins>
      <w:r>
        <w:rPr>
          <w:rFonts w:asciiTheme="minorEastAsia" w:hAnsiTheme="minorEastAsia" w:cstheme="minorEastAsia"/>
        </w:rPr>
        <w:t>。</w:t>
      </w:r>
    </w:p>
    <w:p>
      <w:pPr>
        <w:ind w:firstLine="567"/>
        <w:rPr>
          <w:rFonts w:asciiTheme="minorEastAsia" w:hAnsiTheme="minorEastAsia" w:cstheme="minorEastAsia"/>
        </w:rPr>
      </w:pPr>
      <w:r>
        <w:rPr>
          <w:rFonts w:hint="eastAsia" w:asciiTheme="minorEastAsia" w:hAnsiTheme="minorEastAsia" w:cstheme="minorEastAsia"/>
        </w:rPr>
        <w:t>其中的</w:t>
      </w:r>
      <w:r>
        <w:rPr>
          <w:rFonts w:asciiTheme="minorEastAsia" w:hAnsiTheme="minorEastAsia" w:cstheme="minorEastAsia"/>
        </w:rPr>
        <w:t xml:space="preserve">LoRa </w:t>
      </w:r>
      <w:ins w:id="180" w:author="丧钟1420093349" w:date="2021-01-24T20:20:07Z">
        <w:r>
          <w:rPr>
            <w:rFonts w:asciiTheme="minorEastAsia" w:hAnsiTheme="minorEastAsia" w:cstheme="minorEastAsia"/>
          </w:rPr>
          <w:t>属于</w:t>
        </w:r>
      </w:ins>
      <w:ins w:id="181" w:author="丧钟1420093349" w:date="2021-01-24T20:20:11Z">
        <w:r>
          <w:rPr>
            <w:rFonts w:asciiTheme="minorEastAsia" w:hAnsiTheme="minorEastAsia" w:cstheme="minorEastAsia"/>
          </w:rPr>
          <w:t>第一类</w:t>
        </w:r>
      </w:ins>
      <w:del w:id="182" w:author="丧钟1420093349" w:date="2021-01-24T20:20:06Z">
        <w:r>
          <w:rPr>
            <w:rFonts w:hint="eastAsia" w:asciiTheme="minorEastAsia" w:hAnsiTheme="minorEastAsia" w:cstheme="minorEastAsia"/>
          </w:rPr>
          <w:delText>是一</w:delText>
        </w:r>
      </w:del>
      <w:del w:id="183" w:author="丧钟1420093349" w:date="2021-01-24T20:20:05Z">
        <w:r>
          <w:rPr>
            <w:rFonts w:hint="eastAsia" w:asciiTheme="minorEastAsia" w:hAnsiTheme="minorEastAsia" w:cstheme="minorEastAsia"/>
          </w:rPr>
          <w:delText>种</w:delText>
        </w:r>
      </w:del>
      <w:r>
        <w:rPr>
          <w:rFonts w:hint="eastAsia" w:asciiTheme="minorEastAsia" w:hAnsiTheme="minorEastAsia" w:cstheme="minorEastAsia"/>
        </w:rPr>
        <w:t xml:space="preserve">低功耗广域网技术。它由法国格勒诺布尔的 </w:t>
      </w:r>
      <w:r>
        <w:rPr>
          <w:rFonts w:asciiTheme="minorEastAsia" w:hAnsiTheme="minorEastAsia" w:cstheme="minorEastAsia"/>
        </w:rPr>
        <w:t xml:space="preserve">Cycleo </w:t>
      </w:r>
      <w:r>
        <w:rPr>
          <w:rFonts w:hint="eastAsia" w:asciiTheme="minorEastAsia" w:hAnsiTheme="minorEastAsia" w:cstheme="minorEastAsia"/>
        </w:rPr>
        <w:t xml:space="preserve">公司开发，并被 </w:t>
      </w:r>
      <w:r>
        <w:rPr>
          <w:rFonts w:asciiTheme="minorEastAsia" w:hAnsiTheme="minorEastAsia" w:cstheme="minorEastAsia"/>
        </w:rPr>
        <w:t xml:space="preserve">LoRa </w:t>
      </w:r>
      <w:r>
        <w:rPr>
          <w:rFonts w:hint="eastAsia" w:asciiTheme="minorEastAsia" w:hAnsiTheme="minorEastAsia" w:cstheme="minorEastAsia"/>
        </w:rPr>
        <w:t xml:space="preserve">联盟的创始成员 </w:t>
      </w:r>
      <w:r>
        <w:rPr>
          <w:rFonts w:asciiTheme="minorEastAsia" w:hAnsiTheme="minorEastAsia" w:cstheme="minorEastAsia"/>
        </w:rPr>
        <w:t xml:space="preserve">Semtech </w:t>
      </w:r>
      <w:r>
        <w:rPr>
          <w:rFonts w:hint="eastAsia" w:asciiTheme="minorEastAsia" w:hAnsiTheme="minorEastAsia" w:cstheme="minorEastAsia"/>
        </w:rPr>
        <w:t>公司收购，并且在构建可扩展物联网的过程中使用了该 技术。</w:t>
      </w:r>
      <w:r>
        <w:rPr>
          <w:rFonts w:asciiTheme="minorEastAsia" w:hAnsiTheme="minorEastAsia" w:cstheme="minorEastAsia"/>
        </w:rPr>
        <w:t xml:space="preserve">LoRa </w:t>
      </w:r>
      <w:r>
        <w:rPr>
          <w:rFonts w:hint="eastAsia" w:asciiTheme="minorEastAsia" w:hAnsiTheme="minorEastAsia" w:cstheme="minorEastAsia"/>
        </w:rPr>
        <w:t xml:space="preserve">技术是基于扩频调制技术派生的啁啾扩频技术。 </w:t>
      </w:r>
    </w:p>
    <w:p>
      <w:pPr>
        <w:ind w:firstLine="567"/>
        <w:rPr>
          <w:rFonts w:asciiTheme="minorEastAsia" w:hAnsiTheme="minorEastAsia" w:cstheme="minorEastAsia"/>
        </w:rPr>
      </w:pPr>
      <w:r>
        <w:rPr>
          <w:rFonts w:hint="eastAsia" w:asciiTheme="minorEastAsia" w:hAnsiTheme="minorEastAsia" w:cstheme="minorEastAsia"/>
        </w:rPr>
        <w:t xml:space="preserve">近年来，低功率广域网 </w:t>
      </w:r>
      <w:r>
        <w:rPr>
          <w:rFonts w:asciiTheme="minorEastAsia" w:hAnsiTheme="minorEastAsia" w:cstheme="minorEastAsia"/>
        </w:rPr>
        <w:t xml:space="preserve">(Low Power Wide Area, Networks LPWAN) </w:t>
      </w:r>
      <w:r>
        <w:rPr>
          <w:rFonts w:hint="eastAsia" w:asciiTheme="minorEastAsia" w:hAnsiTheme="minorEastAsia" w:cstheme="minorEastAsia"/>
        </w:rPr>
        <w:t>逐渐引起科学界 越来越多的关注，有望成为未来可扩展物联网</w:t>
      </w:r>
      <w:r>
        <w:rPr>
          <w:rFonts w:asciiTheme="minorEastAsia" w:hAnsiTheme="minorEastAsia" w:cstheme="minorEastAsia"/>
        </w:rPr>
        <w:t>(IoT)</w:t>
      </w:r>
      <w:r>
        <w:rPr>
          <w:rFonts w:hint="eastAsia" w:asciiTheme="minorEastAsia" w:hAnsiTheme="minorEastAsia" w:cstheme="minorEastAsia"/>
        </w:rPr>
        <w:t xml:space="preserve">中重要的一部分。其新的发展旨在解决主要构成物联网设备的电池寿命、共存和通信范围的限制。 </w:t>
      </w:r>
    </w:p>
    <w:p>
      <w:pPr>
        <w:ind w:firstLine="567"/>
        <w:rPr>
          <w:rFonts w:asciiTheme="minorEastAsia" w:hAnsiTheme="minorEastAsia" w:cstheme="minorEastAsia"/>
        </w:rPr>
      </w:pPr>
      <w:r>
        <w:rPr>
          <w:rFonts w:asciiTheme="minorEastAsia" w:hAnsiTheme="minorEastAsia" w:cstheme="minorEastAsia"/>
        </w:rPr>
        <w:t xml:space="preserve">LoRa </w:t>
      </w:r>
      <w:r>
        <w:rPr>
          <w:rFonts w:hint="eastAsia" w:asciiTheme="minorEastAsia" w:hAnsiTheme="minorEastAsia" w:cstheme="minorEastAsia"/>
        </w:rPr>
        <w:t xml:space="preserve">因其开放的规范和网关基础设施而备受关注，这与其他 </w:t>
      </w:r>
      <w:r>
        <w:rPr>
          <w:rFonts w:asciiTheme="minorEastAsia" w:hAnsiTheme="minorEastAsia" w:cstheme="minorEastAsia"/>
        </w:rPr>
        <w:t xml:space="preserve">LPWAN </w:t>
      </w:r>
      <w:r>
        <w:rPr>
          <w:rFonts w:hint="eastAsia" w:asciiTheme="minorEastAsia" w:hAnsiTheme="minorEastAsia" w:cstheme="minorEastAsia"/>
        </w:rPr>
        <w:t xml:space="preserve">技术的封闭 设计和管理网关基础设施完全不同，所以发布后不久就吸引了科学界和工业界的大量关注，并汇集了具有强大潜力的许多研究人员的多边努力，他们将共同开发物联网设备的 全球覆盖。 </w:t>
      </w:r>
    </w:p>
    <w:p>
      <w:pPr>
        <w:ind w:firstLine="567"/>
        <w:rPr>
          <w:rFonts w:asciiTheme="minorEastAsia" w:hAnsiTheme="minorEastAsia" w:cstheme="minorEastAsia"/>
        </w:rPr>
      </w:pPr>
      <w:r>
        <w:rPr>
          <w:rFonts w:asciiTheme="minorEastAsia" w:hAnsiTheme="minorEastAsia" w:cstheme="minorEastAsia"/>
        </w:rPr>
        <w:t xml:space="preserve">LoRa </w:t>
      </w:r>
      <w:r>
        <w:rPr>
          <w:rFonts w:hint="eastAsia" w:asciiTheme="minorEastAsia" w:hAnsiTheme="minorEastAsia" w:cstheme="minorEastAsia"/>
        </w:rPr>
        <w:t>的流行源于一系列的功能和性能承诺。首先，</w:t>
      </w:r>
      <w:r>
        <w:rPr>
          <w:rFonts w:asciiTheme="minorEastAsia" w:hAnsiTheme="minorEastAsia" w:cstheme="minorEastAsia"/>
        </w:rPr>
        <w:t xml:space="preserve">LoRa </w:t>
      </w:r>
      <w:r>
        <w:rPr>
          <w:rFonts w:hint="eastAsia" w:asciiTheme="minorEastAsia" w:hAnsiTheme="minorEastAsia" w:cstheme="minorEastAsia"/>
        </w:rPr>
        <w:t>使用了未经授权的工业、 科学和医疗无线电</w:t>
      </w:r>
      <w:r>
        <w:rPr>
          <w:rFonts w:asciiTheme="minorEastAsia" w:hAnsiTheme="minorEastAsia" w:cstheme="minorEastAsia"/>
        </w:rPr>
        <w:t>(ISM)</w:t>
      </w:r>
      <w:r>
        <w:rPr>
          <w:rFonts w:hint="eastAsia" w:asciiTheme="minorEastAsia" w:hAnsiTheme="minorEastAsia" w:cstheme="minorEastAsia"/>
        </w:rPr>
        <w:t xml:space="preserve">波段，保证了数公里的通信距离和长达数年的电池寿命。另外， </w:t>
      </w:r>
      <w:r>
        <w:rPr>
          <w:rFonts w:asciiTheme="minorEastAsia" w:hAnsiTheme="minorEastAsia" w:cstheme="minorEastAsia"/>
        </w:rPr>
        <w:t xml:space="preserve">LoRa </w:t>
      </w:r>
      <w:r>
        <w:rPr>
          <w:rFonts w:hint="eastAsia" w:asciiTheme="minorEastAsia" w:hAnsiTheme="minorEastAsia" w:cstheme="minorEastAsia"/>
        </w:rPr>
        <w:t>添加了一种可以变化的啁啾扩频</w:t>
      </w:r>
      <w:r>
        <w:rPr>
          <w:rFonts w:asciiTheme="minorEastAsia" w:hAnsiTheme="minorEastAsia" w:cstheme="minorEastAsia"/>
        </w:rPr>
        <w:t>(CSS)</w:t>
      </w:r>
      <w:r>
        <w:rPr>
          <w:rFonts w:hint="eastAsia" w:asciiTheme="minorEastAsia" w:hAnsiTheme="minorEastAsia" w:cstheme="minorEastAsia"/>
        </w:rPr>
        <w:t>技术。</w:t>
      </w:r>
      <w:r>
        <w:rPr>
          <w:rFonts w:asciiTheme="minorEastAsia" w:hAnsiTheme="minorEastAsia" w:cstheme="minorEastAsia"/>
        </w:rPr>
        <w:t xml:space="preserve">Semtech </w:t>
      </w:r>
      <w:r>
        <w:rPr>
          <w:rFonts w:hint="eastAsia" w:asciiTheme="minorEastAsia" w:hAnsiTheme="minorEastAsia" w:cstheme="minorEastAsia"/>
        </w:rPr>
        <w:t>声称，除了多路径和多普勒 效应以外，该技术还具有很强的抗干扰能力。不仅如此，</w:t>
      </w:r>
      <w:r>
        <w:rPr>
          <w:rFonts w:asciiTheme="minorEastAsia" w:hAnsiTheme="minorEastAsia" w:cstheme="minorEastAsia"/>
        </w:rPr>
        <w:t xml:space="preserve">LoRa </w:t>
      </w:r>
      <w:r>
        <w:rPr>
          <w:rFonts w:hint="eastAsia" w:asciiTheme="minorEastAsia" w:hAnsiTheme="minorEastAsia" w:cstheme="minorEastAsia"/>
        </w:rPr>
        <w:t xml:space="preserve">还声称支持高信道容量， 这意味着单个信道支持来自多个设备的同步传输，这与传统的 </w:t>
      </w:r>
      <w:r>
        <w:rPr>
          <w:rFonts w:asciiTheme="minorEastAsia" w:hAnsiTheme="minorEastAsia" w:cstheme="minorEastAsia"/>
        </w:rPr>
        <w:t xml:space="preserve">LPWAN </w:t>
      </w:r>
      <w:r>
        <w:rPr>
          <w:rFonts w:hint="eastAsia" w:asciiTheme="minorEastAsia" w:hAnsiTheme="minorEastAsia" w:cstheme="minorEastAsia"/>
        </w:rPr>
        <w:t xml:space="preserve">技术形成了鲜明对比。尽管 </w:t>
      </w:r>
      <w:r>
        <w:rPr>
          <w:rFonts w:asciiTheme="minorEastAsia" w:hAnsiTheme="minorEastAsia" w:cstheme="minorEastAsia"/>
        </w:rPr>
        <w:t xml:space="preserve">LoRa </w:t>
      </w:r>
      <w:r>
        <w:rPr>
          <w:rFonts w:hint="eastAsia" w:asciiTheme="minorEastAsia" w:hAnsiTheme="minorEastAsia" w:cstheme="minorEastAsia"/>
        </w:rPr>
        <w:t xml:space="preserve">的物理层是 </w:t>
      </w:r>
      <w:r>
        <w:rPr>
          <w:rFonts w:asciiTheme="minorEastAsia" w:hAnsiTheme="minorEastAsia" w:cstheme="minorEastAsia"/>
        </w:rPr>
        <w:t xml:space="preserve">Semtech </w:t>
      </w:r>
      <w:r>
        <w:rPr>
          <w:rFonts w:hint="eastAsia" w:asciiTheme="minorEastAsia" w:hAnsiTheme="minorEastAsia" w:cstheme="minorEastAsia"/>
        </w:rPr>
        <w:t xml:space="preserve">收购的一项专有技术，但其中只有部分内容对公众开放。 </w:t>
      </w:r>
    </w:p>
    <w:p>
      <w:pPr>
        <w:ind w:firstLine="567"/>
        <w:rPr>
          <w:rFonts w:asciiTheme="minorEastAsia" w:hAnsiTheme="minorEastAsia" w:cstheme="minorEastAsia"/>
        </w:rPr>
      </w:pPr>
      <w:r>
        <w:rPr>
          <w:rFonts w:asciiTheme="minorEastAsia" w:hAnsiTheme="minorEastAsia" w:cstheme="minorEastAsia"/>
        </w:rPr>
        <w:t xml:space="preserve">LoRa </w:t>
      </w:r>
      <w:r>
        <w:rPr>
          <w:rFonts w:hint="eastAsia" w:asciiTheme="minorEastAsia" w:hAnsiTheme="minorEastAsia" w:cstheme="minorEastAsia"/>
        </w:rPr>
        <w:t xml:space="preserve">的优势在于改变了传输功耗和传输距离之间的平衡，彻底改变了嵌入式无线 通信领域的局面。它给人们呈现了一个能实现远距离、长电池寿命、大系统容量、低硬 件成本的全新通信技术，而这正是物联网所需要的。 </w:t>
      </w:r>
    </w:p>
    <w:p>
      <w:pPr>
        <w:pStyle w:val="15"/>
        <w:numPr>
          <w:ilvl w:val="1"/>
          <w:numId w:val="2"/>
        </w:numPr>
        <w:rPr>
          <w:sz w:val="40"/>
          <w:szCs w:val="40"/>
        </w:rPr>
      </w:pPr>
      <w:r>
        <w:rPr>
          <w:rFonts w:hint="eastAsia"/>
          <w:sz w:val="40"/>
          <w:szCs w:val="40"/>
        </w:rPr>
        <w:t>区块链</w:t>
      </w:r>
      <w:r>
        <w:rPr>
          <w:sz w:val="40"/>
          <w:szCs w:val="40"/>
        </w:rPr>
        <w:t>:</w:t>
      </w:r>
    </w:p>
    <w:p>
      <w:pPr>
        <w:ind w:firstLine="567"/>
        <w:rPr>
          <w:rFonts w:asciiTheme="minorEastAsia" w:hAnsiTheme="minorEastAsia" w:cstheme="minorEastAsia"/>
        </w:rPr>
      </w:pPr>
      <w:r>
        <w:rPr>
          <w:rFonts w:hint="eastAsia" w:asciiTheme="minorEastAsia" w:hAnsiTheme="minorEastAsia" w:cstheme="minorEastAsia"/>
        </w:rPr>
        <w:t>区块链技术起源于</w:t>
      </w:r>
      <w:r>
        <w:rPr>
          <w:rFonts w:asciiTheme="minorEastAsia" w:hAnsiTheme="minorEastAsia" w:cstheme="minorEastAsia"/>
        </w:rPr>
        <w:t>2008</w:t>
      </w:r>
      <w:r>
        <w:rPr>
          <w:rFonts w:hint="eastAsia" w:asciiTheme="minorEastAsia" w:hAnsiTheme="minorEastAsia" w:cstheme="minorEastAsia"/>
        </w:rPr>
        <w:t>年中本聪的《比特币：一种点对点电子现金系统》</w:t>
      </w:r>
      <w:r>
        <w:rPr>
          <w:rFonts w:hint="eastAsia" w:asciiTheme="minorEastAsia" w:hAnsiTheme="minorEastAsia" w:cstheme="minorEastAsia"/>
          <w:b/>
          <w:color w:val="00B050"/>
          <w:u w:val="single"/>
        </w:rPr>
        <w:t>[</w:t>
      </w:r>
      <w:r>
        <w:rPr>
          <w:rFonts w:asciiTheme="minorEastAsia" w:hAnsiTheme="minorEastAsia" w:cstheme="minorEastAsia"/>
          <w:b/>
          <w:color w:val="00B050"/>
          <w:u w:val="single"/>
        </w:rPr>
        <w:t>Bitcoin: A Peer-to-Peer Electronic Cash System]</w:t>
      </w:r>
      <w:r>
        <w:rPr>
          <w:rFonts w:hint="eastAsia" w:asciiTheme="minorEastAsia" w:hAnsiTheme="minorEastAsia" w:cstheme="minorEastAsia"/>
        </w:rPr>
        <w:t>，区块链诞生自中本聪的比特币</w:t>
      </w:r>
      <w:r>
        <w:rPr>
          <w:rFonts w:asciiTheme="minorEastAsia" w:hAnsiTheme="minorEastAsia" w:cstheme="minorEastAsia"/>
        </w:rPr>
        <w:t>。</w:t>
      </w:r>
      <w:r>
        <w:rPr>
          <w:rFonts w:hint="eastAsia" w:asciiTheme="minorEastAsia" w:hAnsiTheme="minorEastAsia" w:cstheme="minorEastAsia"/>
        </w:rPr>
        <w:t>区块链可以在没有中央权威的情况下，对彼此的协作创造信任。区块链技术适用于一切缺乏信任的领域，也许在未来会成为全球人类文明信任的基石。目前，随着区块链技术的成熟和演进，区块链的应用场景不再局限于比特币，比如，以“以太坊”为代表的新一代区块链技术正在开始构建一个全新的去中心化互联网架构。</w:t>
      </w:r>
    </w:p>
    <w:p>
      <w:pPr>
        <w:ind w:firstLine="567"/>
        <w:rPr>
          <w:rFonts w:asciiTheme="minorEastAsia" w:hAnsiTheme="minorEastAsia" w:cstheme="minorEastAsia"/>
        </w:rPr>
      </w:pPr>
      <w:r>
        <w:rPr>
          <w:rFonts w:hint="eastAsia" w:asciiTheme="minorEastAsia" w:hAnsiTheme="minorEastAsia" w:cstheme="minorEastAsia"/>
        </w:rPr>
        <w:t>2</w:t>
      </w:r>
      <w:r>
        <w:rPr>
          <w:rFonts w:asciiTheme="minorEastAsia" w:hAnsiTheme="minorEastAsia" w:cstheme="minorEastAsia"/>
        </w:rPr>
        <w:t>020</w:t>
      </w:r>
      <w:r>
        <w:rPr>
          <w:rFonts w:hint="eastAsia" w:asciiTheme="minorEastAsia" w:hAnsiTheme="minorEastAsia" w:cstheme="minorEastAsia"/>
        </w:rPr>
        <w:t>年以来，有许多学者提出将区块链技术应用在密切接触者追踪系统中。将区块链应用到密切接触者追踪系统中可以解决现有的许多隐私问题和安全问题，比如：区块链可以从技术设计上提供一种保护隐私的解决方案，而不是依赖于在一个集中的系统中遵守法规或法律；区块链技术结合加密和匿名技术的使用，可以进一步保护用户的身份；区块链在本质上是非区域性的，因此为COVID- 19大流行跟踪和控制提供了一个合适的全球获取平台；区块链透明的特点可以防止公众被当局或其他第三方故意误导</w:t>
      </w:r>
      <w:r>
        <w:rPr>
          <w:rFonts w:hint="eastAsia" w:asciiTheme="minorEastAsia" w:hAnsiTheme="minorEastAsia" w:cstheme="minorEastAsia"/>
          <w:b/>
          <w:color w:val="00B050"/>
          <w:u w:val="single"/>
        </w:rPr>
        <w:t>[</w:t>
      </w:r>
      <w:r>
        <w:rPr>
          <w:rFonts w:asciiTheme="minorEastAsia" w:hAnsiTheme="minorEastAsia" w:cstheme="minorEastAsia"/>
          <w:b/>
          <w:color w:val="00B050"/>
          <w:u w:val="single"/>
        </w:rPr>
        <w:t>BeepTrace: Blockchain-enabled Privacy-preserving Contact Tracing for COVID-19 Pandemic and Beyond]</w:t>
      </w:r>
      <w:r>
        <w:rPr>
          <w:rFonts w:hint="eastAsia" w:asciiTheme="minorEastAsia" w:hAnsiTheme="minorEastAsia" w:cstheme="minorEastAsia"/>
        </w:rPr>
        <w:t>。</w:t>
      </w:r>
    </w:p>
    <w:p>
      <w:pPr>
        <w:ind w:firstLine="567"/>
        <w:rPr>
          <w:rFonts w:asciiTheme="minorEastAsia" w:hAnsiTheme="minorEastAsia" w:cstheme="minorEastAsia"/>
        </w:rPr>
      </w:pPr>
      <w:r>
        <w:rPr>
          <w:rFonts w:hint="eastAsia" w:asciiTheme="minorEastAsia" w:hAnsiTheme="minorEastAsia" w:cstheme="minorEastAsia"/>
        </w:rPr>
        <w:t>但是，将区块链大规模应用到边缘计算上仍然面临着许多问题，比如性能受限、同步问题、高并发问题等。为了保证区块链的安全性和可靠性，区块链不可避免的需要应用PoW，这样会大幅提高移动终端设备的消耗、降低移动设备的工作效率。因此，PoW的计算不宜直接让移动终端设备完成，应该由专门的边缘计算服务器代替完成</w:t>
      </w:r>
      <w:r>
        <w:rPr>
          <w:rFonts w:hint="eastAsia" w:asciiTheme="minorEastAsia" w:hAnsiTheme="minorEastAsia" w:cstheme="minorEastAsia"/>
          <w:b/>
          <w:color w:val="00B050"/>
          <w:u w:val="single"/>
        </w:rPr>
        <w:t>[</w:t>
      </w:r>
      <w:r>
        <w:rPr>
          <w:rFonts w:asciiTheme="minorEastAsia" w:hAnsiTheme="minorEastAsia" w:cstheme="minorEastAsia"/>
          <w:b/>
          <w:color w:val="00B050"/>
          <w:u w:val="single"/>
        </w:rPr>
        <w:t>When Mobile Blockchain Meets Edge Computing]</w:t>
      </w:r>
      <w:r>
        <w:rPr>
          <w:rFonts w:hint="eastAsia" w:asciiTheme="minorEastAsia" w:hAnsiTheme="minorEastAsia" w:cstheme="minorEastAsia"/>
        </w:rPr>
        <w:t>。这样一来，我们便可以把消耗比较大的PoW的计算过程从性能较差的移动终端设备分离出来，同时在一定程度上保证了区块链的安全性和可靠性。</w:t>
      </w:r>
    </w:p>
    <w:p>
      <w:pPr>
        <w:pStyle w:val="15"/>
        <w:numPr>
          <w:ilvl w:val="1"/>
          <w:numId w:val="2"/>
        </w:numPr>
        <w:rPr>
          <w:sz w:val="40"/>
          <w:szCs w:val="40"/>
        </w:rPr>
      </w:pPr>
      <w:r>
        <w:rPr>
          <w:sz w:val="40"/>
          <w:szCs w:val="40"/>
        </w:rPr>
        <w:t>Contribution</w:t>
      </w:r>
    </w:p>
    <w:p>
      <w:pPr>
        <w:ind w:firstLine="567"/>
        <w:rPr>
          <w:del w:id="184" w:author="丧钟1420093349" w:date="2021-01-25T11:28:46Z"/>
          <w:rFonts w:asciiTheme="minorEastAsia" w:hAnsiTheme="minorEastAsia" w:cstheme="minorEastAsia"/>
        </w:rPr>
      </w:pPr>
      <w:ins w:id="185" w:author="丧钟1420093349" w:date="2021-01-25T11:28:48Z">
        <w:r>
          <w:rPr>
            <w:rFonts w:asciiTheme="minorEastAsia" w:hAnsiTheme="minorEastAsia" w:cstheme="minorEastAsia"/>
          </w:rPr>
          <w:t>本文</w:t>
        </w:r>
      </w:ins>
      <w:ins w:id="186" w:author="丧钟1420093349" w:date="2021-01-25T11:28:50Z">
        <w:r>
          <w:rPr>
            <w:rFonts w:asciiTheme="minorEastAsia" w:hAnsiTheme="minorEastAsia" w:cstheme="minorEastAsia"/>
          </w:rPr>
          <w:t>提出</w:t>
        </w:r>
      </w:ins>
      <w:ins w:id="187" w:author="丧钟1420093349" w:date="2021-01-25T11:29:28Z">
        <w:r>
          <w:rPr>
            <w:rFonts w:asciiTheme="minorEastAsia" w:hAnsiTheme="minorEastAsia" w:cstheme="minorEastAsia"/>
          </w:rPr>
          <w:t>了一种</w:t>
        </w:r>
      </w:ins>
      <w:ins w:id="188" w:author="丧钟1420093349" w:date="2021-01-25T11:29:03Z">
        <w:r>
          <w:rPr>
            <w:rFonts w:asciiTheme="minorEastAsia" w:hAnsiTheme="minorEastAsia" w:cstheme="minorEastAsia"/>
          </w:rPr>
          <w:t>基于</w:t>
        </w:r>
      </w:ins>
      <w:ins w:id="189" w:author="丧钟1420093349" w:date="2021-01-25T11:29:06Z">
        <w:r>
          <w:rPr>
            <w:rFonts w:asciiTheme="minorEastAsia" w:hAnsiTheme="minorEastAsia" w:cstheme="minorEastAsia"/>
          </w:rPr>
          <w:t>低功耗</w:t>
        </w:r>
      </w:ins>
      <w:ins w:id="190" w:author="丧钟1420093349" w:date="2021-01-25T11:29:07Z">
        <w:r>
          <w:rPr>
            <w:rFonts w:asciiTheme="minorEastAsia" w:hAnsiTheme="minorEastAsia" w:cstheme="minorEastAsia"/>
          </w:rPr>
          <w:t>广域网</w:t>
        </w:r>
      </w:ins>
      <w:ins w:id="191" w:author="丧钟1420093349" w:date="2021-01-25T11:29:08Z">
        <w:r>
          <w:rPr>
            <w:rFonts w:asciiTheme="minorEastAsia" w:hAnsiTheme="minorEastAsia" w:cstheme="minorEastAsia"/>
          </w:rPr>
          <w:t>和</w:t>
        </w:r>
      </w:ins>
      <w:ins w:id="192" w:author="丧钟1420093349" w:date="2021-01-25T11:29:10Z">
        <w:r>
          <w:rPr>
            <w:rFonts w:asciiTheme="minorEastAsia" w:hAnsiTheme="minorEastAsia" w:cstheme="minorEastAsia"/>
          </w:rPr>
          <w:t>区块链的</w:t>
        </w:r>
      </w:ins>
      <w:ins w:id="193" w:author="丧钟1420093349" w:date="2021-01-25T11:29:12Z">
        <w:r>
          <w:rPr>
            <w:rFonts w:asciiTheme="minorEastAsia" w:hAnsiTheme="minorEastAsia" w:cstheme="minorEastAsia"/>
          </w:rPr>
          <w:t>密切接触者</w:t>
        </w:r>
      </w:ins>
      <w:ins w:id="194" w:author="丧钟1420093349" w:date="2021-01-25T11:29:17Z">
        <w:r>
          <w:rPr>
            <w:rFonts w:asciiTheme="minorEastAsia" w:hAnsiTheme="minorEastAsia" w:cstheme="minorEastAsia"/>
          </w:rPr>
          <w:t>追踪方法</w:t>
        </w:r>
      </w:ins>
      <w:del w:id="195" w:author="丧钟1420093349" w:date="2021-01-25T11:28:47Z">
        <w:r>
          <w:rPr>
            <w:rFonts w:asciiTheme="minorEastAsia" w:hAnsiTheme="minorEastAsia" w:cstheme="minorEastAsia"/>
          </w:rPr>
          <w:delText>本文</w:delText>
        </w:r>
      </w:del>
      <w:del w:id="196" w:author="丧钟1420093349" w:date="2021-01-25T11:28:46Z">
        <w:r>
          <w:rPr>
            <w:rFonts w:asciiTheme="minorEastAsia" w:hAnsiTheme="minorEastAsia" w:cstheme="minorEastAsia"/>
          </w:rPr>
          <w:delText>抛开文化观念问题，完全从应对COVID-19甚至将来有可能发生的更为严重的传染病疫情角度出发，试图提出一种新的密切接触者追踪方法，我们认为一个好的解决方案应该包含以下特点：</w:delText>
        </w:r>
      </w:del>
    </w:p>
    <w:p>
      <w:pPr>
        <w:widowControl w:val="0"/>
        <w:numPr>
          <w:ilvl w:val="0"/>
          <w:numId w:val="3"/>
        </w:numPr>
        <w:ind w:firstLine="567"/>
        <w:jc w:val="both"/>
        <w:rPr>
          <w:del w:id="197" w:author="丧钟1420093349" w:date="2021-01-25T11:28:46Z"/>
          <w:rFonts w:asciiTheme="minorEastAsia" w:hAnsiTheme="minorEastAsia" w:cstheme="minorEastAsia"/>
        </w:rPr>
      </w:pPr>
      <w:del w:id="198" w:author="丧钟1420093349" w:date="2021-01-25T11:28:46Z">
        <w:commentRangeStart w:id="4"/>
        <w:r>
          <w:rPr>
            <w:rFonts w:asciiTheme="minorEastAsia" w:hAnsiTheme="minorEastAsia" w:cstheme="minorEastAsia"/>
          </w:rPr>
          <w:delText>简单易用：我们希望新的办法可以降低对使用者的能力要求，无论是老年人还是儿童，要求尽可能少的操作；</w:delText>
        </w:r>
      </w:del>
    </w:p>
    <w:p>
      <w:pPr>
        <w:widowControl w:val="0"/>
        <w:numPr>
          <w:ilvl w:val="0"/>
          <w:numId w:val="3"/>
        </w:numPr>
        <w:ind w:firstLine="567"/>
        <w:jc w:val="both"/>
        <w:rPr>
          <w:del w:id="199" w:author="丧钟1420093349" w:date="2021-01-25T11:28:46Z"/>
          <w:rFonts w:asciiTheme="minorEastAsia" w:hAnsiTheme="minorEastAsia" w:cstheme="minorEastAsia"/>
        </w:rPr>
      </w:pPr>
      <w:del w:id="200" w:author="丧钟1420093349" w:date="2021-01-25T11:28:46Z">
        <w:r>
          <w:rPr>
            <w:rFonts w:asciiTheme="minorEastAsia" w:hAnsiTheme="minorEastAsia" w:cstheme="minorEastAsia"/>
          </w:rPr>
          <w:delText>低耗耐用：如果必须依靠智能手机，应当尽可能降低因电量耗尽带来的尴尬，或许应该有更高效且低成本的替代品；</w:delText>
        </w:r>
      </w:del>
    </w:p>
    <w:p>
      <w:pPr>
        <w:widowControl w:val="0"/>
        <w:numPr>
          <w:ilvl w:val="0"/>
          <w:numId w:val="3"/>
        </w:numPr>
        <w:ind w:firstLine="567"/>
        <w:jc w:val="both"/>
        <w:rPr>
          <w:del w:id="201" w:author="丧钟1420093349" w:date="2021-01-25T11:28:46Z"/>
          <w:rFonts w:asciiTheme="minorEastAsia" w:hAnsiTheme="minorEastAsia" w:cstheme="minorEastAsia"/>
        </w:rPr>
      </w:pPr>
      <w:del w:id="202" w:author="丧钟1420093349" w:date="2021-01-25T11:28:46Z">
        <w:r>
          <w:rPr>
            <w:rFonts w:asciiTheme="minorEastAsia" w:hAnsiTheme="minorEastAsia" w:cstheme="minorEastAsia"/>
          </w:rPr>
          <w:delText>不得不用：新的方法要所有人的参与，无论是出于对自身的防护还是对家庭社会的责任，你应该像佩戴口罩一样使用它，政府和医疗机构也需要始终监督，从而第一时间对有风险得人群进行检测和隔离；</w:delText>
        </w:r>
      </w:del>
    </w:p>
    <w:p>
      <w:pPr>
        <w:widowControl w:val="0"/>
        <w:numPr>
          <w:ilvl w:val="0"/>
          <w:numId w:val="3"/>
        </w:numPr>
        <w:ind w:firstLine="567"/>
        <w:jc w:val="both"/>
        <w:rPr>
          <w:del w:id="203" w:author="丧钟1420093349" w:date="2021-01-25T11:28:46Z"/>
          <w:rFonts w:asciiTheme="minorEastAsia" w:hAnsiTheme="minorEastAsia" w:cstheme="minorEastAsia"/>
        </w:rPr>
      </w:pPr>
      <w:del w:id="204" w:author="丧钟1420093349" w:date="2021-01-25T11:28:46Z">
        <w:r>
          <w:rPr>
            <w:rFonts w:asciiTheme="minorEastAsia" w:hAnsiTheme="minorEastAsia" w:cstheme="minorEastAsia"/>
          </w:rPr>
          <w:delText>可靠好用：确诊患者接触信息是流行病学调查的重要依据，必须要保证数据的可靠性，任何人不能借助漏洞规避追踪，不能擅自脱离系统或是对已生成数据进行篡改；</w:delText>
        </w:r>
      </w:del>
    </w:p>
    <w:p>
      <w:pPr>
        <w:widowControl w:val="0"/>
        <w:numPr>
          <w:ilvl w:val="0"/>
          <w:numId w:val="3"/>
        </w:numPr>
        <w:ind w:firstLine="567"/>
        <w:jc w:val="both"/>
        <w:rPr>
          <w:del w:id="205" w:author="丧钟1420093349" w:date="2021-01-25T11:28:46Z"/>
          <w:rFonts w:asciiTheme="minorEastAsia" w:hAnsiTheme="minorEastAsia" w:cstheme="minorEastAsia"/>
        </w:rPr>
      </w:pPr>
      <w:del w:id="206" w:author="丧钟1420093349" w:date="2021-01-25T11:28:46Z">
        <w:r>
          <w:rPr>
            <w:rFonts w:asciiTheme="minorEastAsia" w:hAnsiTheme="minorEastAsia" w:cstheme="minorEastAsia"/>
          </w:rPr>
          <w:delText>通用：一套方法适用整个地区，不需要换一个地方换一个方案。</w:delText>
        </w:r>
        <w:commentRangeEnd w:id="4"/>
      </w:del>
      <w:del w:id="207" w:author="丧钟1420093349" w:date="2021-01-25T11:28:46Z">
        <w:r>
          <w:rPr/>
          <w:commentReference w:id="4"/>
        </w:r>
      </w:del>
      <w:ins w:id="208" w:author="丧钟1420093349" w:date="2021-01-25T11:29:33Z">
        <w:r>
          <w:rPr/>
          <w:t>，</w:t>
        </w:r>
      </w:ins>
    </w:p>
    <w:p>
      <w:pPr>
        <w:widowControl w:val="0"/>
        <w:ind w:firstLine="567"/>
        <w:jc w:val="both"/>
        <w:rPr>
          <w:ins w:id="209" w:author="丧钟1420093349" w:date="2021-01-25T11:37:31Z"/>
        </w:rPr>
      </w:pPr>
      <w:del w:id="210" w:author="丧钟1420093349" w:date="2021-01-25T11:28:46Z">
        <w:commentRangeStart w:id="5"/>
        <w:r>
          <w:rPr>
            <w:rFonts w:hint="eastAsia" w:asciiTheme="minorEastAsia" w:hAnsiTheme="minorEastAsia" w:cstheme="minorEastAsia"/>
          </w:rPr>
          <w:delText>因此，本文提出了一种LoRa</w:delText>
        </w:r>
      </w:del>
      <w:del w:id="211" w:author="丧钟1420093349" w:date="2021-01-25T11:28:46Z">
        <w:r>
          <w:rPr>
            <w:rFonts w:asciiTheme="minorEastAsia" w:hAnsiTheme="minorEastAsia" w:cstheme="minorEastAsia"/>
          </w:rPr>
          <w:delText xml:space="preserve">-based </w:delText>
        </w:r>
      </w:del>
      <w:del w:id="212" w:author="丧钟1420093349" w:date="2021-01-25T11:28:46Z">
        <w:r>
          <w:rPr>
            <w:rFonts w:hint="eastAsia" w:asciiTheme="minorEastAsia" w:hAnsiTheme="minorEastAsia" w:cstheme="minorEastAsia"/>
          </w:rPr>
          <w:delText>B</w:delText>
        </w:r>
      </w:del>
      <w:del w:id="213" w:author="丧钟1420093349" w:date="2021-01-25T11:28:46Z">
        <w:r>
          <w:rPr>
            <w:rFonts w:asciiTheme="minorEastAsia" w:hAnsiTheme="minorEastAsia" w:cstheme="minorEastAsia"/>
          </w:rPr>
          <w:delText>lockchain-</w:delText>
        </w:r>
      </w:del>
      <w:del w:id="214" w:author="丧钟1420093349" w:date="2021-01-25T11:28:46Z">
        <w:r>
          <w:rPr>
            <w:rFonts w:hint="eastAsia" w:asciiTheme="minorEastAsia" w:hAnsiTheme="minorEastAsia" w:cstheme="minorEastAsia"/>
          </w:rPr>
          <w:delText>En</w:delText>
        </w:r>
      </w:del>
      <w:del w:id="215" w:author="丧钟1420093349" w:date="2021-01-25T11:28:46Z">
        <w:r>
          <w:rPr>
            <w:rFonts w:asciiTheme="minorEastAsia" w:hAnsiTheme="minorEastAsia" w:cstheme="minorEastAsia"/>
          </w:rPr>
          <w:delText>abled privacy-preserving contact Tracing (L</w:delText>
        </w:r>
      </w:del>
      <w:del w:id="216" w:author="丧钟1420093349" w:date="2021-01-25T11:28:46Z">
        <w:r>
          <w:rPr>
            <w:rFonts w:hint="eastAsia" w:asciiTheme="minorEastAsia" w:hAnsiTheme="minorEastAsia" w:cstheme="minorEastAsia"/>
          </w:rPr>
          <w:delText>o</w:delText>
        </w:r>
      </w:del>
      <w:del w:id="217" w:author="丧钟1420093349" w:date="2021-01-25T11:28:46Z">
        <w:r>
          <w:rPr>
            <w:rFonts w:asciiTheme="minorEastAsia" w:hAnsiTheme="minorEastAsia" w:cstheme="minorEastAsia"/>
          </w:rPr>
          <w:delText>BeTrace)</w:delText>
        </w:r>
      </w:del>
      <w:del w:id="218" w:author="丧钟1420093349" w:date="2021-01-25T11:28:46Z">
        <w:r>
          <w:rPr>
            <w:rFonts w:hint="eastAsia" w:asciiTheme="minorEastAsia" w:hAnsiTheme="minorEastAsia" w:cstheme="minorEastAsia"/>
          </w:rPr>
          <w:delText>，可以满足以上的所有要求。</w:delText>
        </w:r>
      </w:del>
      <w:del w:id="219" w:author="丧钟1420093349" w:date="2021-01-25T11:28:46Z">
        <w:r>
          <w:rPr>
            <w:rFonts w:hint="eastAsia" w:asciiTheme="minorEastAsia" w:hAnsiTheme="minorEastAsia" w:cstheme="minorEastAsia"/>
            <w:b/>
            <w:u w:val="single"/>
          </w:rPr>
          <w:delText>首先</w:delText>
        </w:r>
      </w:del>
      <w:del w:id="220" w:author="丧钟1420093349" w:date="2021-01-25T11:28:46Z">
        <w:r>
          <w:rPr>
            <w:rFonts w:hint="eastAsia" w:asciiTheme="minorEastAsia" w:hAnsiTheme="minorEastAsia" w:cstheme="minorEastAsia"/>
          </w:rPr>
          <w:delText>，仅需要在领取时进行一次登记即可，将个人的ID、联系方式信息录入相关的政府机构，今后的使用中再也不需要任何其他操作，避免了PII信息的泄露。</w:delText>
        </w:r>
      </w:del>
      <w:del w:id="221" w:author="丧钟1420093349" w:date="2021-01-25T11:28:46Z">
        <w:r>
          <w:rPr>
            <w:rFonts w:hint="eastAsia" w:asciiTheme="minorEastAsia" w:hAnsiTheme="minorEastAsia" w:cstheme="minorEastAsia"/>
            <w:b/>
            <w:u w:val="single"/>
          </w:rPr>
          <w:delText>其次</w:delText>
        </w:r>
      </w:del>
      <w:del w:id="222" w:author="丧钟1420093349" w:date="2021-01-25T11:28:46Z">
        <w:r>
          <w:rPr>
            <w:rFonts w:hint="eastAsia" w:asciiTheme="minorEastAsia" w:hAnsiTheme="minorEastAsia" w:cstheme="minorEastAsia"/>
          </w:rPr>
          <w:delText>，对于终端用户，由于LPWAN的超低功耗，一个设备可以工作数年以上，不仅可以供应对COVID-19使用，即使不幸遇到新的疫情，也可以拿出来继续使用。而且单个设备的成本非常低廉，体积足够小且可以根据需求制作成钥匙、卡甚至挂饰，并不给用户带来忘记携带难以携带的困扰，方便大规模推广。我们吸纳中国健康码的设计，为设备设置了同样三种颜色的指示灯，同时省去了进行拿出手机-解锁-扫码-展示的复杂环节，只需要拿出设备或者将设备挂在衣服上，工作人员就可以看见你的颜色并采取相应措施。也不需要担心老人或者儿童不会使用，并确保了每个人的参与。我们的设计是密闭的，仅记录了必要的联络信息，且由于他的工作不需要依靠任何其他智能设备，避免了被窃取的可能性。</w:delText>
        </w:r>
      </w:del>
      <w:del w:id="223" w:author="丧钟1420093349" w:date="2021-01-25T11:28:46Z">
        <w:r>
          <w:rPr>
            <w:rFonts w:hint="eastAsia" w:asciiTheme="minorEastAsia" w:hAnsiTheme="minorEastAsia" w:cstheme="minorEastAsia"/>
            <w:b/>
            <w:u w:val="single"/>
          </w:rPr>
          <w:delText>另外</w:delText>
        </w:r>
      </w:del>
      <w:del w:id="224" w:author="丧钟1420093349" w:date="2021-01-25T11:28:46Z">
        <w:r>
          <w:rPr>
            <w:rFonts w:hint="eastAsia" w:asciiTheme="minorEastAsia" w:hAnsiTheme="minorEastAsia" w:cstheme="minorEastAsia"/>
          </w:rPr>
          <w:delText>，由于没有任何可修改操作的可能性，只要携带设备参与了室内环境的社交活动，你的室内访问记录就会被保存。我们还采用了区块链技术防止数据被篡改，向任何想徇私枉法影响防疫工作的人说不。而且，用户的信息以匿名形式呈现，属于混合式的方法，可以在很大程度上保证用户的信息(</w:delText>
        </w:r>
      </w:del>
      <w:del w:id="225" w:author="丧钟1420093349" w:date="2021-01-25T11:28:46Z">
        <w:r>
          <w:rPr>
            <w:rFonts w:asciiTheme="minorEastAsia" w:hAnsiTheme="minorEastAsia" w:cstheme="minorEastAsia"/>
          </w:rPr>
          <w:delText>PII</w:delText>
        </w:r>
      </w:del>
      <w:del w:id="226" w:author="丧钟1420093349" w:date="2021-01-25T11:28:46Z">
        <w:r>
          <w:rPr>
            <w:rFonts w:hint="eastAsia" w:asciiTheme="minorEastAsia" w:hAnsiTheme="minorEastAsia" w:cstheme="minorEastAsia"/>
          </w:rPr>
          <w:delText>)不被泄露。尊重了用户的隐私权。</w:delText>
        </w:r>
      </w:del>
      <w:del w:id="227" w:author="丧钟1420093349" w:date="2021-01-25T11:28:46Z">
        <w:r>
          <w:rPr>
            <w:rFonts w:hint="eastAsia" w:asciiTheme="minorEastAsia" w:hAnsiTheme="minorEastAsia" w:cstheme="minorEastAsia"/>
            <w:b/>
            <w:u w:val="single"/>
          </w:rPr>
          <w:delText>最后</w:delText>
        </w:r>
      </w:del>
      <w:del w:id="228" w:author="丧钟1420093349" w:date="2021-01-25T11:28:46Z">
        <w:r>
          <w:rPr>
            <w:rFonts w:hint="eastAsia" w:asciiTheme="minorEastAsia" w:hAnsiTheme="minorEastAsia" w:cstheme="minorEastAsia"/>
          </w:rPr>
          <w:delText>，这套方案有着很好的通用性，不需要申请多个健康码，用户就可以畅通的出行到部署此系统的地区。</w:delText>
        </w:r>
        <w:commentRangeEnd w:id="5"/>
      </w:del>
      <w:del w:id="229" w:author="丧钟1420093349" w:date="2021-01-25T11:28:46Z">
        <w:r>
          <w:rPr/>
          <w:commentReference w:id="5"/>
        </w:r>
      </w:del>
      <w:ins w:id="230" w:author="丧钟1420093349" w:date="2021-01-25T11:29:38Z">
        <w:r>
          <w:rPr/>
          <w:t>这种方法</w:t>
        </w:r>
      </w:ins>
      <w:ins w:id="231" w:author="丧钟1420093349" w:date="2021-01-25T11:30:47Z">
        <w:r>
          <w:rPr/>
          <w:t>：</w:t>
        </w:r>
      </w:ins>
    </w:p>
    <w:p>
      <w:pPr>
        <w:widowControl w:val="0"/>
        <w:numPr>
          <w:ilvl w:val="0"/>
          <w:numId w:val="4"/>
          <w:ins w:id="233" w:author="丧钟1420093349" w:date="2021-01-25T11:37:40Z"/>
        </w:numPr>
        <w:ind w:firstLine="567"/>
        <w:jc w:val="both"/>
        <w:rPr>
          <w:ins w:id="234" w:author="丧钟1420093349" w:date="2021-01-25T11:37:40Z"/>
        </w:rPr>
        <w:pPrChange w:id="232" w:author="丧钟1420093349" w:date="2021-01-25T11:37:40Z">
          <w:pPr>
            <w:widowControl w:val="0"/>
            <w:ind w:firstLine="567"/>
            <w:jc w:val="both"/>
          </w:pPr>
        </w:pPrChange>
      </w:pPr>
      <w:ins w:id="235" w:author="丧钟1420093349" w:date="2021-01-25T11:29:40Z">
        <w:r>
          <w:rPr/>
          <w:t>不需要</w:t>
        </w:r>
      </w:ins>
      <w:ins w:id="236" w:author="丧钟1420093349" w:date="2021-01-25T11:29:41Z">
        <w:r>
          <w:rPr/>
          <w:t>智能手机，</w:t>
        </w:r>
      </w:ins>
      <w:ins w:id="237" w:author="丧钟1420093349" w:date="2021-01-25T11:32:04Z">
        <w:r>
          <w:rPr/>
          <w:t>取而代之的</w:t>
        </w:r>
      </w:ins>
      <w:ins w:id="238" w:author="丧钟1420093349" w:date="2021-01-25T11:32:05Z">
        <w:r>
          <w:rPr/>
          <w:t>是</w:t>
        </w:r>
      </w:ins>
      <w:ins w:id="239" w:author="丧钟1420093349" w:date="2021-01-25T11:32:10Z">
        <w:r>
          <w:rPr/>
          <w:t>一种</w:t>
        </w:r>
      </w:ins>
      <w:ins w:id="240" w:author="丧钟1420093349" w:date="2021-01-25T11:32:07Z">
        <w:r>
          <w:rPr/>
          <w:t>专门的</w:t>
        </w:r>
      </w:ins>
      <w:ins w:id="241" w:author="丧钟1420093349" w:date="2021-01-25T11:30:34Z">
        <w:r>
          <w:rPr/>
          <w:t>轻便</w:t>
        </w:r>
      </w:ins>
      <w:ins w:id="242" w:author="丧钟1420093349" w:date="2021-01-25T11:32:41Z">
        <w:r>
          <w:rPr/>
          <w:t>、</w:t>
        </w:r>
      </w:ins>
      <w:ins w:id="243" w:author="丧钟1420093349" w:date="2021-01-25T11:32:43Z">
        <w:r>
          <w:rPr/>
          <w:t>低廉</w:t>
        </w:r>
      </w:ins>
      <w:ins w:id="244" w:author="丧钟1420093349" w:date="2021-01-25T11:30:35Z">
        <w:r>
          <w:rPr/>
          <w:t>的</w:t>
        </w:r>
      </w:ins>
      <w:ins w:id="245" w:author="丧钟1420093349" w:date="2021-01-25T11:30:37Z">
        <w:r>
          <w:rPr/>
          <w:t>硬件设备</w:t>
        </w:r>
      </w:ins>
      <w:ins w:id="246" w:author="丧钟1420093349" w:date="2021-01-25T11:30:38Z">
        <w:r>
          <w:rPr/>
          <w:t>完成</w:t>
        </w:r>
      </w:ins>
      <w:ins w:id="247" w:author="丧钟1420093349" w:date="2021-01-25T11:32:20Z">
        <w:r>
          <w:rPr/>
          <w:t>，</w:t>
        </w:r>
      </w:ins>
      <w:ins w:id="248" w:author="丧钟1420093349" w:date="2021-01-25T11:32:22Z">
        <w:r>
          <w:rPr/>
          <w:t>减少了</w:t>
        </w:r>
      </w:ins>
      <w:ins w:id="249" w:author="丧钟1420093349" w:date="2021-01-25T11:32:26Z">
        <w:r>
          <w:rPr/>
          <w:t>手机</w:t>
        </w:r>
      </w:ins>
      <w:ins w:id="250" w:author="丧钟1420093349" w:date="2021-01-25T11:32:28Z">
        <w:r>
          <w:rPr/>
          <w:t>的负担</w:t>
        </w:r>
      </w:ins>
      <w:ins w:id="251" w:author="丧钟1420093349" w:date="2021-01-25T11:37:41Z">
        <w:r>
          <w:rPr/>
          <w:t>。</w:t>
        </w:r>
      </w:ins>
    </w:p>
    <w:p>
      <w:pPr>
        <w:widowControl w:val="0"/>
        <w:numPr>
          <w:ilvl w:val="0"/>
          <w:numId w:val="4"/>
          <w:ins w:id="253" w:author="丧钟1420093349" w:date="2021-01-25T11:37:40Z"/>
        </w:numPr>
        <w:ind w:firstLine="567"/>
        <w:jc w:val="both"/>
        <w:rPr>
          <w:ins w:id="254" w:author="丧钟1420093349" w:date="2021-01-25T11:37:48Z"/>
        </w:rPr>
        <w:pPrChange w:id="252" w:author="丧钟1420093349" w:date="2021-01-25T11:37:40Z">
          <w:pPr>
            <w:widowControl w:val="0"/>
            <w:ind w:firstLine="567"/>
            <w:jc w:val="both"/>
          </w:pPr>
        </w:pPrChange>
      </w:pPr>
      <w:ins w:id="255" w:author="丧钟1420093349" w:date="2021-01-25T11:29:48Z">
        <w:r>
          <w:rPr/>
          <w:t>不需要用户</w:t>
        </w:r>
      </w:ins>
      <w:ins w:id="256" w:author="丧钟1420093349" w:date="2021-01-25T11:29:49Z">
        <w:r>
          <w:rPr/>
          <w:t>参与</w:t>
        </w:r>
      </w:ins>
      <w:ins w:id="257" w:author="丧钟1420093349" w:date="2021-01-25T11:30:40Z">
        <w:r>
          <w:rPr/>
          <w:t>，</w:t>
        </w:r>
      </w:ins>
      <w:ins w:id="258" w:author="丧钟1420093349" w:date="2021-01-25T11:33:08Z">
        <w:r>
          <w:rPr/>
          <w:t>在</w:t>
        </w:r>
      </w:ins>
      <w:ins w:id="259" w:author="丧钟1420093349" w:date="2021-01-25T11:33:00Z">
        <w:r>
          <w:rPr/>
          <w:t>密切接触者</w:t>
        </w:r>
      </w:ins>
      <w:ins w:id="260" w:author="丧钟1420093349" w:date="2021-01-25T11:33:02Z">
        <w:r>
          <w:rPr/>
          <w:t>追踪的</w:t>
        </w:r>
      </w:ins>
      <w:ins w:id="261" w:author="丧钟1420093349" w:date="2021-01-25T11:33:03Z">
        <w:r>
          <w:rPr/>
          <w:t>整个</w:t>
        </w:r>
      </w:ins>
      <w:ins w:id="262" w:author="丧钟1420093349" w:date="2021-01-25T11:33:04Z">
        <w:r>
          <w:rPr/>
          <w:t>过程</w:t>
        </w:r>
      </w:ins>
      <w:ins w:id="263" w:author="丧钟1420093349" w:date="2021-01-25T11:33:14Z">
        <w:r>
          <w:rPr/>
          <w:t>中</w:t>
        </w:r>
      </w:ins>
      <w:ins w:id="264" w:author="丧钟1420093349" w:date="2021-01-25T11:33:17Z">
        <w:r>
          <w:rPr/>
          <w:t>只需要</w:t>
        </w:r>
      </w:ins>
      <w:ins w:id="265" w:author="丧钟1420093349" w:date="2021-01-25T11:33:20Z">
        <w:r>
          <w:rPr/>
          <w:t>用户</w:t>
        </w:r>
      </w:ins>
      <w:ins w:id="266" w:author="丧钟1420093349" w:date="2021-01-25T11:33:27Z">
        <w:r>
          <w:rPr/>
          <w:t>携带</w:t>
        </w:r>
      </w:ins>
      <w:ins w:id="267" w:author="丧钟1420093349" w:date="2021-01-25T11:33:28Z">
        <w:r>
          <w:rPr/>
          <w:t>设备</w:t>
        </w:r>
      </w:ins>
      <w:ins w:id="268" w:author="丧钟1420093349" w:date="2021-01-25T11:33:30Z">
        <w:r>
          <w:rPr/>
          <w:t>、</w:t>
        </w:r>
      </w:ins>
      <w:ins w:id="269" w:author="丧钟1420093349" w:date="2021-01-25T11:33:32Z">
        <w:r>
          <w:rPr/>
          <w:t>展示设备</w:t>
        </w:r>
      </w:ins>
      <w:ins w:id="270" w:author="丧钟1420093349" w:date="2021-01-25T11:33:40Z">
        <w:r>
          <w:rPr/>
          <w:t>，</w:t>
        </w:r>
      </w:ins>
      <w:ins w:id="271" w:author="丧钟1420093349" w:date="2021-01-25T11:33:47Z">
        <w:r>
          <w:rPr/>
          <w:t>其他操作</w:t>
        </w:r>
      </w:ins>
      <w:ins w:id="272" w:author="丧钟1420093349" w:date="2021-01-25T11:33:49Z">
        <w:r>
          <w:rPr/>
          <w:t>均</w:t>
        </w:r>
      </w:ins>
      <w:ins w:id="273" w:author="丧钟1420093349" w:date="2021-01-25T11:33:55Z">
        <w:r>
          <w:rPr/>
          <w:t>由</w:t>
        </w:r>
      </w:ins>
      <w:ins w:id="274" w:author="丧钟1420093349" w:date="2021-01-25T11:33:59Z">
        <w:r>
          <w:rPr/>
          <w:t>系统</w:t>
        </w:r>
      </w:ins>
      <w:ins w:id="275" w:author="丧钟1420093349" w:date="2021-01-25T11:34:02Z">
        <w:r>
          <w:rPr/>
          <w:t>自动完成</w:t>
        </w:r>
      </w:ins>
      <w:ins w:id="276" w:author="丧钟1420093349" w:date="2021-01-25T11:39:13Z">
        <w:r>
          <w:rPr/>
          <w:t>。</w:t>
        </w:r>
      </w:ins>
    </w:p>
    <w:p>
      <w:pPr>
        <w:widowControl w:val="0"/>
        <w:numPr>
          <w:ilvl w:val="0"/>
          <w:numId w:val="4"/>
          <w:ins w:id="278" w:author="丧钟1420093349" w:date="2021-01-25T11:37:56Z"/>
        </w:numPr>
        <w:ind w:firstLine="567"/>
        <w:jc w:val="both"/>
        <w:rPr>
          <w:ins w:id="279" w:author="丧钟1420093349" w:date="2021-01-25T11:37:57Z"/>
        </w:rPr>
        <w:pPrChange w:id="277" w:author="丧钟1420093349" w:date="2021-01-25T11:37:56Z">
          <w:pPr>
            <w:widowControl w:val="0"/>
            <w:ind w:firstLine="567"/>
            <w:jc w:val="both"/>
          </w:pPr>
        </w:pPrChange>
      </w:pPr>
      <w:ins w:id="280" w:author="丧钟1420093349" w:date="2021-01-25T11:35:24Z">
        <w:r>
          <w:rPr/>
          <w:t>功耗极</w:t>
        </w:r>
      </w:ins>
      <w:ins w:id="281" w:author="丧钟1420093349" w:date="2021-01-25T11:35:27Z">
        <w:r>
          <w:rPr/>
          <w:t>低，</w:t>
        </w:r>
      </w:ins>
      <w:ins w:id="282" w:author="丧钟1420093349" w:date="2021-01-25T11:35:33Z">
        <w:r>
          <w:rPr/>
          <w:t>一次</w:t>
        </w:r>
      </w:ins>
      <w:ins w:id="283" w:author="丧钟1420093349" w:date="2021-01-25T11:35:43Z">
        <w:r>
          <w:rPr/>
          <w:t>充电</w:t>
        </w:r>
      </w:ins>
      <w:ins w:id="284" w:author="丧钟1420093349" w:date="2021-01-25T11:36:39Z">
        <w:r>
          <w:rPr/>
          <w:t>20</w:t>
        </w:r>
      </w:ins>
      <w:ins w:id="285" w:author="丧钟1420093349" w:date="2021-01-25T11:36:40Z">
        <w:r>
          <w:rPr/>
          <w:t>00</w:t>
        </w:r>
      </w:ins>
      <w:ins w:id="286" w:author="丧钟1420093349" w:date="2021-01-25T11:36:42Z">
        <w:r>
          <w:rPr/>
          <w:t>mAh</w:t>
        </w:r>
      </w:ins>
      <w:ins w:id="287" w:author="丧钟1420093349" w:date="2021-01-25T11:36:43Z">
        <w:r>
          <w:rPr/>
          <w:t>可以</w:t>
        </w:r>
      </w:ins>
      <w:ins w:id="288" w:author="丧钟1420093349" w:date="2021-01-25T11:36:50Z">
        <w:r>
          <w:rPr/>
          <w:t>使用</w:t>
        </w:r>
      </w:ins>
      <w:ins w:id="289" w:author="丧钟1420093349" w:date="2021-01-25T11:36:55Z">
        <w:r>
          <w:rPr/>
          <w:t>30</w:t>
        </w:r>
      </w:ins>
      <w:ins w:id="290" w:author="丧钟1420093349" w:date="2021-01-25T11:36:56Z">
        <w:r>
          <w:rPr/>
          <w:t>多天</w:t>
        </w:r>
      </w:ins>
      <w:ins w:id="291" w:author="丧钟1420093349" w:date="2021-01-25T11:36:57Z">
        <w:r>
          <w:rPr/>
          <w:t>。</w:t>
        </w:r>
      </w:ins>
    </w:p>
    <w:p>
      <w:pPr>
        <w:widowControl w:val="0"/>
        <w:numPr>
          <w:ilvl w:val="0"/>
          <w:numId w:val="4"/>
          <w:ins w:id="293" w:author="丧钟1420093349" w:date="2021-01-25T11:37:56Z"/>
        </w:numPr>
        <w:ind w:firstLine="567"/>
        <w:jc w:val="both"/>
        <w:rPr>
          <w:ins w:id="294" w:author="丧钟1420093349" w:date="2021-01-25T11:39:17Z"/>
        </w:rPr>
        <w:pPrChange w:id="292" w:author="丧钟1420093349" w:date="2021-01-25T11:37:56Z">
          <w:pPr>
            <w:widowControl w:val="0"/>
            <w:ind w:firstLine="567"/>
            <w:jc w:val="both"/>
          </w:pPr>
        </w:pPrChange>
      </w:pPr>
      <w:ins w:id="295" w:author="丧钟1420093349" w:date="2021-01-25T11:38:11Z">
        <w:r>
          <w:rPr/>
          <w:t>使用了区块链</w:t>
        </w:r>
      </w:ins>
      <w:ins w:id="296" w:author="丧钟1420093349" w:date="2021-01-25T11:38:12Z">
        <w:r>
          <w:rPr/>
          <w:t>来保证</w:t>
        </w:r>
      </w:ins>
      <w:ins w:id="297" w:author="丧钟1420093349" w:date="2021-01-25T11:38:14Z">
        <w:r>
          <w:rPr/>
          <w:t>数据</w:t>
        </w:r>
      </w:ins>
      <w:ins w:id="298" w:author="丧钟1420093349" w:date="2021-01-25T11:38:17Z">
        <w:r>
          <w:rPr/>
          <w:t>的</w:t>
        </w:r>
      </w:ins>
      <w:ins w:id="299" w:author="丧钟1420093349" w:date="2021-01-25T11:38:19Z">
        <w:r>
          <w:rPr/>
          <w:t>安全性和</w:t>
        </w:r>
      </w:ins>
      <w:ins w:id="300" w:author="丧钟1420093349" w:date="2021-01-25T11:38:20Z">
        <w:r>
          <w:rPr/>
          <w:t>可</w:t>
        </w:r>
      </w:ins>
      <w:ins w:id="301" w:author="丧钟1420093349" w:date="2021-01-25T11:38:21Z">
        <w:r>
          <w:rPr/>
          <w:t>靠性</w:t>
        </w:r>
      </w:ins>
      <w:ins w:id="302" w:author="丧钟1420093349" w:date="2021-01-25T11:38:23Z">
        <w:r>
          <w:rPr/>
          <w:t>，</w:t>
        </w:r>
      </w:ins>
      <w:ins w:id="303" w:author="丧钟1420093349" w:date="2021-01-25T11:38:36Z">
        <w:r>
          <w:rPr/>
          <w:t>很大程度上</w:t>
        </w:r>
      </w:ins>
      <w:ins w:id="304" w:author="丧钟1420093349" w:date="2021-01-25T11:38:37Z">
        <w:r>
          <w:rPr/>
          <w:t>避免了</w:t>
        </w:r>
      </w:ins>
      <w:ins w:id="305" w:author="丧钟1420093349" w:date="2021-01-25T11:38:45Z">
        <w:r>
          <w:rPr/>
          <w:t>不法分子</w:t>
        </w:r>
      </w:ins>
      <w:ins w:id="306" w:author="丧钟1420093349" w:date="2021-01-25T11:38:46Z">
        <w:r>
          <w:rPr/>
          <w:t>通过</w:t>
        </w:r>
      </w:ins>
      <w:ins w:id="307" w:author="丧钟1420093349" w:date="2021-01-25T11:38:48Z">
        <w:r>
          <w:rPr/>
          <w:t>篡改区块链</w:t>
        </w:r>
      </w:ins>
      <w:ins w:id="308" w:author="丧钟1420093349" w:date="2021-01-25T11:38:50Z">
        <w:r>
          <w:rPr/>
          <w:t>来</w:t>
        </w:r>
      </w:ins>
      <w:ins w:id="309" w:author="丧钟1420093349" w:date="2021-01-25T11:38:57Z">
        <w:r>
          <w:rPr/>
          <w:t>达到</w:t>
        </w:r>
      </w:ins>
      <w:ins w:id="310" w:author="丧钟1420093349" w:date="2021-01-25T11:39:08Z">
        <w:r>
          <w:rPr/>
          <w:t>不当目的</w:t>
        </w:r>
      </w:ins>
      <w:ins w:id="311" w:author="丧钟1420093349" w:date="2021-01-25T11:39:22Z">
        <w:r>
          <w:rPr/>
          <w:t>。</w:t>
        </w:r>
      </w:ins>
      <w:ins w:id="312" w:author="丧钟1420093349" w:date="2021-01-25T11:39:27Z">
        <w:r>
          <w:rPr/>
          <w:t>区块链</w:t>
        </w:r>
      </w:ins>
      <w:ins w:id="313" w:author="丧钟1420093349" w:date="2021-01-25T11:39:29Z">
        <w:r>
          <w:rPr/>
          <w:t>也可以为</w:t>
        </w:r>
      </w:ins>
      <w:ins w:id="314" w:author="丧钟1420093349" w:date="2021-01-25T11:39:32Z">
        <w:r>
          <w:rPr/>
          <w:t>解决</w:t>
        </w:r>
      </w:ins>
      <w:ins w:id="315" w:author="丧钟1420093349" w:date="2021-01-25T11:39:34Z">
        <w:r>
          <w:rPr/>
          <w:t>一些</w:t>
        </w:r>
      </w:ins>
      <w:ins w:id="316" w:author="丧钟1420093349" w:date="2021-01-25T11:39:37Z">
        <w:r>
          <w:rPr/>
          <w:t>纠纷问题</w:t>
        </w:r>
      </w:ins>
      <w:ins w:id="317" w:author="丧钟1420093349" w:date="2021-01-25T11:39:41Z">
        <w:r>
          <w:rPr/>
          <w:t>提供</w:t>
        </w:r>
      </w:ins>
      <w:ins w:id="318" w:author="丧钟1420093349" w:date="2021-01-25T11:39:47Z">
        <w:r>
          <w:rPr/>
          <w:t>证据。</w:t>
        </w:r>
      </w:ins>
    </w:p>
    <w:p>
      <w:pPr>
        <w:widowControl w:val="0"/>
        <w:numPr>
          <w:ilvl w:val="0"/>
          <w:numId w:val="4"/>
          <w:ins w:id="320" w:author="丧钟1420093349" w:date="2021-01-25T11:37:56Z"/>
        </w:numPr>
        <w:ind w:firstLine="567"/>
        <w:jc w:val="both"/>
        <w:pPrChange w:id="319" w:author="丧钟1420093349" w:date="2021-01-25T11:37:56Z">
          <w:pPr>
            <w:widowControl w:val="0"/>
            <w:ind w:firstLine="567"/>
            <w:jc w:val="both"/>
          </w:pPr>
        </w:pPrChange>
      </w:pPr>
      <w:ins w:id="321" w:author="丧钟1420093349" w:date="2021-01-25T11:39:54Z">
        <w:r>
          <w:rPr/>
          <w:t>我们</w:t>
        </w:r>
      </w:ins>
      <w:ins w:id="322" w:author="丧钟1420093349" w:date="2021-01-25T11:40:10Z">
        <w:r>
          <w:rPr/>
          <w:t>设计了</w:t>
        </w:r>
      </w:ins>
      <w:ins w:id="323" w:author="丧钟1420093349" w:date="2021-01-25T11:40:13Z">
        <w:r>
          <w:rPr/>
          <w:t>简单的</w:t>
        </w:r>
      </w:ins>
      <w:ins w:id="324" w:author="丧钟1420093349" w:date="2021-01-25T11:40:18Z">
        <w:r>
          <w:rPr/>
          <w:t>原型，</w:t>
        </w:r>
      </w:ins>
      <w:ins w:id="325" w:author="丧钟1420093349" w:date="2021-01-25T11:40:26Z">
        <w:r>
          <w:rPr/>
          <w:t>并</w:t>
        </w:r>
      </w:ins>
      <w:ins w:id="326" w:author="丧钟1420093349" w:date="2021-01-25T11:39:55Z">
        <w:r>
          <w:rPr/>
          <w:t>在</w:t>
        </w:r>
      </w:ins>
      <w:ins w:id="327" w:author="丧钟1420093349" w:date="2021-01-25T11:40:55Z">
        <w:r>
          <w:rPr/>
          <w:t>大连理工大学</w:t>
        </w:r>
      </w:ins>
      <w:ins w:id="328" w:author="丧钟1420093349" w:date="2021-01-25T11:40:02Z">
        <w:r>
          <w:rPr/>
          <w:t>的教学区</w:t>
        </w:r>
      </w:ins>
      <w:ins w:id="329" w:author="丧钟1420093349" w:date="2021-01-25T11:40:07Z">
        <w:r>
          <w:rPr/>
          <w:t>进行了实验</w:t>
        </w:r>
      </w:ins>
      <w:ins w:id="330" w:author="丧钟1420093349" w:date="2021-01-25T11:42:12Z">
        <w:r>
          <w:rPr/>
          <w:t>。</w:t>
        </w:r>
      </w:ins>
      <w:ins w:id="331" w:author="丧钟1420093349" w:date="2021-01-25T11:42:19Z">
        <w:r>
          <w:rPr/>
          <w:t>我们</w:t>
        </w:r>
      </w:ins>
      <w:ins w:id="332" w:author="丧钟1420093349" w:date="2021-01-25T11:42:20Z">
        <w:r>
          <w:rPr/>
          <w:t>设计了</w:t>
        </w:r>
      </w:ins>
      <w:ins w:id="333" w:author="丧钟1420093349" w:date="2021-01-25T11:42:27Z">
        <w:r>
          <w:rPr/>
          <w:t>四组实验</w:t>
        </w:r>
      </w:ins>
      <w:ins w:id="334" w:author="丧钟1420093349" w:date="2021-01-25T11:45:13Z">
        <w:r>
          <w:rPr/>
          <w:t>来检测</w:t>
        </w:r>
      </w:ins>
      <w:ins w:id="335" w:author="丧钟1420093349" w:date="2021-01-25T11:45:15Z">
        <w:r>
          <w:rPr/>
          <w:t>丢包率和</w:t>
        </w:r>
      </w:ins>
      <w:ins w:id="336" w:author="丧钟1420093349" w:date="2021-01-25T11:45:16Z">
        <w:r>
          <w:rPr/>
          <w:t>系统</w:t>
        </w:r>
      </w:ins>
      <w:ins w:id="337" w:author="丧钟1420093349" w:date="2021-01-25T11:45:18Z">
        <w:r>
          <w:rPr/>
          <w:t>反应速度</w:t>
        </w:r>
      </w:ins>
      <w:ins w:id="338" w:author="丧钟1420093349" w:date="2021-01-25T11:45:20Z">
        <w:r>
          <w:rPr/>
          <w:t>。</w:t>
        </w:r>
      </w:ins>
      <w:ins w:id="339" w:author="丧钟1420093349" w:date="2021-01-25T11:45:23Z">
        <w:r>
          <w:rPr/>
          <w:t>实验</w:t>
        </w:r>
      </w:ins>
      <w:ins w:id="340" w:author="丧钟1420093349" w:date="2021-01-25T11:45:25Z">
        <w:r>
          <w:rPr/>
          <w:t>结果</w:t>
        </w:r>
      </w:ins>
      <w:ins w:id="341" w:author="丧钟1420093349" w:date="2021-01-25T11:45:27Z">
        <w:r>
          <w:rPr/>
          <w:t>表明，</w:t>
        </w:r>
      </w:ins>
      <w:ins w:id="342" w:author="丧钟1420093349" w:date="2021-01-25T11:44:58Z">
        <w:r>
          <w:rPr/>
          <w:t>丢包率</w:t>
        </w:r>
      </w:ins>
      <w:ins w:id="343" w:author="丧钟1420093349" w:date="2021-01-25T11:45:00Z">
        <w:r>
          <w:rPr/>
          <w:t>均在</w:t>
        </w:r>
      </w:ins>
      <w:ins w:id="344" w:author="丧钟1420093349" w:date="2021-01-25T11:45:01Z">
        <w:r>
          <w:rPr/>
          <w:t>20%</w:t>
        </w:r>
      </w:ins>
      <w:ins w:id="345" w:author="丧钟1420093349" w:date="2021-01-25T11:45:02Z">
        <w:r>
          <w:rPr/>
          <w:t>以下</w:t>
        </w:r>
      </w:ins>
      <w:ins w:id="346" w:author="丧钟1420093349" w:date="2021-01-25T11:45:35Z">
        <w:r>
          <w:rPr/>
          <w:t>在可接受</w:t>
        </w:r>
      </w:ins>
      <w:ins w:id="347" w:author="丧钟1420093349" w:date="2021-01-25T11:45:36Z">
        <w:r>
          <w:rPr/>
          <w:t>范围内</w:t>
        </w:r>
      </w:ins>
      <w:ins w:id="348" w:author="丧钟1420093349" w:date="2021-01-25T11:45:39Z">
        <w:r>
          <w:rPr/>
          <w:t>，</w:t>
        </w:r>
      </w:ins>
      <w:ins w:id="349" w:author="丧钟1420093349" w:date="2021-01-25T11:45:45Z">
        <w:r>
          <w:rPr/>
          <w:t>系统反应速度</w:t>
        </w:r>
      </w:ins>
      <w:ins w:id="350" w:author="丧钟1420093349" w:date="2021-01-25T11:46:22Z">
        <w:r>
          <w:rPr/>
          <w:t>也表现良好</w:t>
        </w:r>
      </w:ins>
      <w:ins w:id="351" w:author="丧钟1420093349" w:date="2021-01-25T11:45:03Z">
        <w:r>
          <w:rPr/>
          <w:t>。</w:t>
        </w:r>
      </w:ins>
    </w:p>
    <w:p>
      <w:pPr>
        <w:pStyle w:val="15"/>
        <w:numPr>
          <w:ilvl w:val="0"/>
          <w:numId w:val="2"/>
        </w:numPr>
        <w:rPr>
          <w:sz w:val="40"/>
          <w:szCs w:val="40"/>
        </w:rPr>
      </w:pPr>
      <w:commentRangeStart w:id="6"/>
      <w:r>
        <w:rPr>
          <w:rFonts w:hint="eastAsia"/>
          <w:sz w:val="40"/>
          <w:szCs w:val="40"/>
        </w:rPr>
        <w:t>基于区块链的踪迹记录存储结构</w:t>
      </w:r>
      <w:commentRangeEnd w:id="6"/>
      <w:r>
        <w:commentReference w:id="6"/>
      </w:r>
    </w:p>
    <w:p>
      <w:pPr>
        <w:widowControl w:val="0"/>
        <w:ind w:firstLine="567"/>
        <w:jc w:val="both"/>
        <w:rPr>
          <w:rFonts w:asciiTheme="minorEastAsia" w:hAnsiTheme="minorEastAsia" w:cstheme="minorEastAsia"/>
        </w:rPr>
      </w:pPr>
      <w:r>
        <w:rPr>
          <w:rFonts w:hint="eastAsia" w:asciiTheme="minorEastAsia" w:hAnsiTheme="minorEastAsia" w:cstheme="minorEastAsia"/>
        </w:rPr>
        <w:t>区块链技术涉及数学、密码学、互联网和计算机编程等很多科学技术问题。从应用视角来看，简单来说，区块链是一个分布式的共享账本和数据库，具有去中心化、不可篡改、全程留痕、可以追溯、集体维护、公开透明等特点。这些特点保证了区块链的诚实与透明，为区块链创造信任奠定了基础。而区块链丰富的应用场景，基本上都基于区块链能够解决信息不对称问题，实现多个主体之间的协作信任与一致行</w:t>
      </w:r>
      <w:r>
        <w:rPr>
          <w:rFonts w:asciiTheme="minorEastAsia" w:hAnsiTheme="minorEastAsia" w:cstheme="minorEastAsia"/>
        </w:rPr>
        <w:t>动</w:t>
      </w:r>
      <w:r>
        <w:rPr>
          <w:rFonts w:hint="eastAsia" w:asciiTheme="minorEastAsia" w:hAnsiTheme="minorEastAsia" w:cstheme="minorEastAsia"/>
        </w:rPr>
        <w:t>。区块链是分布式数据存储、点对点传输、共识机制、加密算法等计算机技术的新型应用模式。随着物联网技术的发展，已经有许多区块链与物联网结合的应用实例出现，但是这仍然面临着许多的、涉及各方面的问题</w:t>
      </w:r>
      <w:r>
        <w:rPr>
          <w:rFonts w:hint="eastAsia" w:asciiTheme="minorEastAsia" w:hAnsiTheme="minorEastAsia" w:cstheme="minorEastAsia"/>
          <w:b/>
          <w:color w:val="00B050"/>
          <w:u w:val="single"/>
        </w:rPr>
        <w:t>[</w:t>
      </w:r>
      <w:r>
        <w:rPr>
          <w:rFonts w:asciiTheme="minorEastAsia" w:hAnsiTheme="minorEastAsia" w:cstheme="minorEastAsia"/>
          <w:b/>
          <w:color w:val="00B050"/>
          <w:u w:val="single"/>
        </w:rPr>
        <w:t>On blockchain and its integration with IoT. Challenges and opportunities]</w:t>
      </w:r>
      <w:r>
        <w:rPr>
          <w:rFonts w:hint="eastAsia" w:asciiTheme="minorEastAsia" w:hAnsiTheme="minorEastAsia" w:cstheme="minorEastAsia"/>
        </w:rPr>
        <w:t>。</w:t>
      </w:r>
    </w:p>
    <w:p>
      <w:pPr>
        <w:widowControl w:val="0"/>
        <w:ind w:firstLine="567"/>
        <w:jc w:val="both"/>
        <w:rPr>
          <w:rFonts w:asciiTheme="minorEastAsia" w:hAnsiTheme="minorEastAsia" w:cstheme="minorEastAsia"/>
        </w:rPr>
      </w:pPr>
      <w:r>
        <w:rPr>
          <w:rFonts w:hint="eastAsia" w:asciiTheme="minorEastAsia" w:hAnsiTheme="minorEastAsia" w:cstheme="minorEastAsia"/>
        </w:rPr>
        <w:t>区块链与密切接触者追踪结合在一起，可以提供很高的安全性、可靠性、数据透明度，并加强隐私保护，这些是目前现有的许多方案无法做到的。区块链的提高安全性与可靠性的方法有分布式账本(</w:t>
      </w:r>
      <w:r>
        <w:rPr>
          <w:rFonts w:asciiTheme="minorEastAsia" w:hAnsiTheme="minorEastAsia" w:cstheme="minorEastAsia"/>
          <w:b/>
          <w:color w:val="ED7D31" w:themeColor="accent2"/>
          <w:u w:val="single"/>
          <w14:textFill>
            <w14:solidFill>
              <w14:schemeClr w14:val="accent2"/>
            </w14:solidFill>
          </w14:textFill>
        </w:rPr>
        <w:t>Distributed ledger</w:t>
      </w:r>
      <w:r>
        <w:rPr>
          <w:rFonts w:asciiTheme="minorEastAsia" w:hAnsiTheme="minorEastAsia" w:cstheme="minorEastAsia"/>
        </w:rPr>
        <w:t>)</w:t>
      </w:r>
      <w:r>
        <w:rPr>
          <w:rFonts w:hint="eastAsia" w:asciiTheme="minorEastAsia" w:hAnsiTheme="minorEastAsia" w:cstheme="minorEastAsia"/>
        </w:rPr>
        <w:t>、非对称加密(</w:t>
      </w:r>
      <w:r>
        <w:rPr>
          <w:rFonts w:asciiTheme="minorEastAsia" w:hAnsiTheme="minorEastAsia" w:cstheme="minorEastAsia"/>
          <w:b/>
          <w:color w:val="ED7D31" w:themeColor="accent2"/>
          <w:u w:val="single"/>
          <w14:textFill>
            <w14:solidFill>
              <w14:schemeClr w14:val="accent2"/>
            </w14:solidFill>
          </w14:textFill>
        </w:rPr>
        <w:t>asymmetric encryption</w:t>
      </w:r>
      <w:r>
        <w:rPr>
          <w:rFonts w:asciiTheme="minorEastAsia" w:hAnsiTheme="minorEastAsia" w:cstheme="minorEastAsia"/>
        </w:rPr>
        <w:t>)</w:t>
      </w:r>
      <w:r>
        <w:rPr>
          <w:rFonts w:hint="eastAsia" w:asciiTheme="minorEastAsia" w:hAnsiTheme="minorEastAsia" w:cstheme="minorEastAsia"/>
        </w:rPr>
        <w:t>、共识机制(</w:t>
      </w:r>
      <w:r>
        <w:rPr>
          <w:rFonts w:asciiTheme="minorEastAsia" w:hAnsiTheme="minorEastAsia" w:cstheme="minorEastAsia"/>
          <w:b/>
          <w:color w:val="ED7D31" w:themeColor="accent2"/>
          <w:u w:val="single"/>
          <w14:textFill>
            <w14:solidFill>
              <w14:schemeClr w14:val="accent2"/>
            </w14:solidFill>
          </w14:textFill>
        </w:rPr>
        <w:t>Consensus mechanism (CM)</w:t>
      </w:r>
      <w:r>
        <w:rPr>
          <w:rFonts w:asciiTheme="minorEastAsia" w:hAnsiTheme="minorEastAsia" w:cstheme="minorEastAsia"/>
        </w:rPr>
        <w:t>)</w:t>
      </w:r>
      <w:r>
        <w:rPr>
          <w:rFonts w:hint="eastAsia" w:asciiTheme="minorEastAsia" w:hAnsiTheme="minorEastAsia" w:cstheme="minorEastAsia"/>
        </w:rPr>
        <w:t>。另外，智能合约区块链(</w:t>
      </w:r>
      <w:r>
        <w:rPr>
          <w:rFonts w:asciiTheme="minorEastAsia" w:hAnsiTheme="minorEastAsia" w:cstheme="minorEastAsia"/>
          <w:b/>
          <w:color w:val="ED7D31" w:themeColor="accent2"/>
          <w:u w:val="single"/>
          <w14:textFill>
            <w14:solidFill>
              <w14:schemeClr w14:val="accent2"/>
            </w14:solidFill>
          </w14:textFill>
        </w:rPr>
        <w:t>smart contract blockchain</w:t>
      </w:r>
      <w:r>
        <w:rPr>
          <w:rFonts w:asciiTheme="minorEastAsia" w:hAnsiTheme="minorEastAsia" w:cstheme="minorEastAsia"/>
        </w:rPr>
        <w:t>)</w:t>
      </w:r>
      <w:r>
        <w:rPr>
          <w:rFonts w:hint="eastAsia" w:asciiTheme="minorEastAsia" w:hAnsiTheme="minorEastAsia" w:cstheme="minorEastAsia"/>
        </w:rPr>
        <w:t>还有智能合约(</w:t>
      </w:r>
      <w:r>
        <w:rPr>
          <w:rFonts w:asciiTheme="minorEastAsia" w:hAnsiTheme="minorEastAsia" w:cstheme="minorEastAsia"/>
          <w:b/>
          <w:color w:val="ED7D31" w:themeColor="accent2"/>
          <w:u w:val="single"/>
          <w14:textFill>
            <w14:solidFill>
              <w14:schemeClr w14:val="accent2"/>
            </w14:solidFill>
          </w14:textFill>
        </w:rPr>
        <w:t>smart contract</w:t>
      </w:r>
      <w:r>
        <w:rPr>
          <w:rFonts w:asciiTheme="minorEastAsia" w:hAnsiTheme="minorEastAsia" w:cstheme="minorEastAsia"/>
        </w:rPr>
        <w:t>)</w:t>
      </w:r>
      <w:r>
        <w:rPr>
          <w:rFonts w:hint="eastAsia" w:asciiTheme="minorEastAsia" w:hAnsiTheme="minorEastAsia" w:cstheme="minorEastAsia"/>
        </w:rPr>
        <w:t>技术来增强区块链的可靠性。其中共识机制是通过节点的投票，在很短的时间内完成对交易的验证和确认。对一笔交易，如果利益不相干的若干个节点能够达成共识，我们就可以认为全网对此也能够达成共识。区块链作为一种按时间顺序存储数据的数据结构，可支持不同的共识机制。共识机制是区块链技术的重要组件，它的目标是使所有的诚实节点保存一致的区块链。现有的区块链共识机制包括：工作量证明机制(</w:t>
      </w:r>
      <w:r>
        <w:rPr>
          <w:rFonts w:asciiTheme="minorEastAsia" w:hAnsiTheme="minorEastAsia" w:cstheme="minorEastAsia"/>
          <w:b/>
          <w:color w:val="ED7D31" w:themeColor="accent2"/>
          <w:u w:val="single"/>
          <w14:textFill>
            <w14:solidFill>
              <w14:schemeClr w14:val="accent2"/>
            </w14:solidFill>
          </w14:textFill>
        </w:rPr>
        <w:t>Proof of Work (PoW)</w:t>
      </w:r>
      <w:r>
        <w:rPr>
          <w:rFonts w:asciiTheme="minorEastAsia" w:hAnsiTheme="minorEastAsia" w:cstheme="minorEastAsia"/>
        </w:rPr>
        <w:t>)</w:t>
      </w:r>
      <w:r>
        <w:rPr>
          <w:rFonts w:hint="eastAsia" w:asciiTheme="minorEastAsia" w:hAnsiTheme="minorEastAsia" w:cstheme="minorEastAsia"/>
        </w:rPr>
        <w:t>、权益证明机制(</w:t>
      </w:r>
      <w:r>
        <w:rPr>
          <w:rFonts w:asciiTheme="minorEastAsia" w:hAnsiTheme="minorEastAsia" w:cstheme="minorEastAsia"/>
          <w:b/>
          <w:color w:val="ED7D31" w:themeColor="accent2"/>
          <w:u w:val="single"/>
          <w14:textFill>
            <w14:solidFill>
              <w14:schemeClr w14:val="accent2"/>
            </w14:solidFill>
          </w14:textFill>
        </w:rPr>
        <w:t>Proof of Stake (PoS)</w:t>
      </w:r>
      <w:r>
        <w:rPr>
          <w:rFonts w:asciiTheme="minorEastAsia" w:hAnsiTheme="minorEastAsia" w:cstheme="minorEastAsia"/>
        </w:rPr>
        <w:t>)</w:t>
      </w:r>
      <w:r>
        <w:rPr>
          <w:rFonts w:hint="eastAsia" w:asciiTheme="minorEastAsia" w:hAnsiTheme="minorEastAsia" w:cstheme="minorEastAsia"/>
        </w:rPr>
        <w:t>、股份授权证明机制(</w:t>
      </w:r>
      <w:r>
        <w:rPr>
          <w:rFonts w:asciiTheme="minorEastAsia" w:hAnsiTheme="minorEastAsia" w:cstheme="minorEastAsia"/>
          <w:b/>
          <w:color w:val="ED7D31" w:themeColor="accent2"/>
          <w:u w:val="single"/>
          <w14:textFill>
            <w14:solidFill>
              <w14:schemeClr w14:val="accent2"/>
            </w14:solidFill>
          </w14:textFill>
        </w:rPr>
        <w:t>Delegated Proof Of Stake(DPoS)</w:t>
      </w:r>
      <w:r>
        <w:rPr>
          <w:rFonts w:asciiTheme="minorEastAsia" w:hAnsiTheme="minorEastAsia" w:cstheme="minorEastAsia"/>
        </w:rPr>
        <w:t>)</w:t>
      </w:r>
      <w:r>
        <w:rPr>
          <w:rFonts w:hint="eastAsia" w:asciiTheme="minorEastAsia" w:hAnsiTheme="minorEastAsia" w:cstheme="minorEastAsia"/>
        </w:rPr>
        <w:t>和Pool验证池(</w:t>
      </w:r>
      <w:r>
        <w:rPr>
          <w:rFonts w:asciiTheme="minorEastAsia" w:hAnsiTheme="minorEastAsia" w:cstheme="minorEastAsia"/>
          <w:b/>
          <w:color w:val="ED7D31" w:themeColor="accent2"/>
          <w:u w:val="single"/>
          <w14:textFill>
            <w14:solidFill>
              <w14:schemeClr w14:val="accent2"/>
            </w14:solidFill>
          </w14:textFill>
        </w:rPr>
        <w:t>Verify the Pooling</w:t>
      </w:r>
      <w:r>
        <w:rPr>
          <w:rFonts w:asciiTheme="minorEastAsia" w:hAnsiTheme="minorEastAsia" w:cstheme="minorEastAsia"/>
        </w:rPr>
        <w:t>)</w:t>
      </w:r>
      <w:r>
        <w:rPr>
          <w:rFonts w:hint="eastAsia" w:asciiTheme="minorEastAsia" w:hAnsiTheme="minorEastAsia" w:cstheme="minorEastAsia"/>
        </w:rPr>
        <w:t>、基于有向无环图的工作量证明机制(</w:t>
      </w:r>
      <w:r>
        <w:rPr>
          <w:rFonts w:asciiTheme="minorEastAsia" w:hAnsiTheme="minorEastAsia" w:cstheme="minorEastAsia"/>
          <w:b/>
          <w:color w:val="ED7D31" w:themeColor="accent2"/>
          <w:u w:val="single"/>
          <w14:textFill>
            <w14:solidFill>
              <w14:schemeClr w14:val="accent2"/>
            </w14:solidFill>
          </w14:textFill>
        </w:rPr>
        <w:t xml:space="preserve">Direct Acyclic Graph </w:t>
      </w:r>
      <w:r>
        <w:rPr>
          <w:rFonts w:hint="eastAsia" w:asciiTheme="minorEastAsia" w:hAnsiTheme="minorEastAsia" w:cstheme="minorEastAsia"/>
          <w:b/>
          <w:color w:val="ED7D31" w:themeColor="accent2"/>
          <w:u w:val="single"/>
          <w14:textFill>
            <w14:solidFill>
              <w14:schemeClr w14:val="accent2"/>
            </w14:solidFill>
          </w14:textFill>
        </w:rPr>
        <w:t>(</w:t>
      </w:r>
      <w:r>
        <w:rPr>
          <w:rFonts w:asciiTheme="minorEastAsia" w:hAnsiTheme="minorEastAsia" w:cstheme="minorEastAsia"/>
          <w:b/>
          <w:color w:val="ED7D31" w:themeColor="accent2"/>
          <w:u w:val="single"/>
          <w14:textFill>
            <w14:solidFill>
              <w14:schemeClr w14:val="accent2"/>
            </w14:solidFill>
          </w14:textFill>
        </w:rPr>
        <w:t xml:space="preserve">DAG) </w:t>
      </w:r>
      <w:r>
        <w:rPr>
          <w:rFonts w:hint="eastAsia" w:asciiTheme="minorEastAsia" w:hAnsiTheme="minorEastAsia" w:cstheme="minorEastAsia"/>
          <w:b/>
          <w:color w:val="ED7D31" w:themeColor="accent2"/>
          <w:u w:val="single"/>
          <w14:textFill>
            <w14:solidFill>
              <w14:schemeClr w14:val="accent2"/>
            </w14:solidFill>
          </w14:textFill>
        </w:rPr>
        <w:t>based</w:t>
      </w:r>
      <w:r>
        <w:rPr>
          <w:rFonts w:asciiTheme="minorEastAsia" w:hAnsiTheme="minorEastAsia" w:cstheme="minorEastAsia"/>
          <w:b/>
          <w:color w:val="ED7D31" w:themeColor="accent2"/>
          <w:u w:val="single"/>
          <w14:textFill>
            <w14:solidFill>
              <w14:schemeClr w14:val="accent2"/>
            </w14:solidFill>
          </w14:textFill>
        </w:rPr>
        <w:t xml:space="preserve"> </w:t>
      </w:r>
      <w:r>
        <w:rPr>
          <w:rFonts w:hint="eastAsia" w:asciiTheme="minorEastAsia" w:hAnsiTheme="minorEastAsia" w:cstheme="minorEastAsia"/>
          <w:b/>
          <w:color w:val="ED7D31" w:themeColor="accent2"/>
          <w:u w:val="single"/>
          <w14:textFill>
            <w14:solidFill>
              <w14:schemeClr w14:val="accent2"/>
            </w14:solidFill>
          </w14:textFill>
        </w:rPr>
        <w:t>CM</w:t>
      </w:r>
      <w:r>
        <w:rPr>
          <w:rFonts w:asciiTheme="minorEastAsia" w:hAnsiTheme="minorEastAsia" w:cstheme="minorEastAsia"/>
          <w:b/>
          <w:color w:val="ED7D31" w:themeColor="accent2"/>
          <w:u w:val="single"/>
          <w14:textFill>
            <w14:solidFill>
              <w14:schemeClr w14:val="accent2"/>
            </w14:solidFill>
          </w14:textFill>
        </w:rPr>
        <w:t xml:space="preserve"> (DAG-based CM)</w:t>
      </w:r>
      <w:r>
        <w:rPr>
          <w:rFonts w:asciiTheme="minorEastAsia" w:hAnsiTheme="minorEastAsia" w:cstheme="minorEastAsia"/>
        </w:rPr>
        <w:t>)</w:t>
      </w:r>
      <w:r>
        <w:rPr>
          <w:rFonts w:hint="eastAsia" w:asciiTheme="minorEastAsia" w:hAnsiTheme="minorEastAsia" w:cstheme="minorEastAsia"/>
        </w:rPr>
        <w:t>。区块链上采用不同的共识机制，在满足一致性和有效性的同时会对系统整体性能产生不同影响，一般从安全性、可扩展性、性能效率、资源消耗四个维度评价各共识机制的技术水平。</w:t>
      </w:r>
    </w:p>
    <w:p>
      <w:pPr>
        <w:widowControl w:val="0"/>
        <w:ind w:firstLine="567"/>
        <w:jc w:val="both"/>
        <w:rPr>
          <w:rFonts w:asciiTheme="minorEastAsia" w:hAnsiTheme="minorEastAsia" w:cstheme="minorEastAsia"/>
        </w:rPr>
      </w:pPr>
      <w:r>
        <w:rPr>
          <w:rFonts w:hint="eastAsia" w:asciiTheme="minorEastAsia" w:hAnsiTheme="minorEastAsia" w:cstheme="minorEastAsia"/>
        </w:rPr>
        <w:t>工作量证明(</w:t>
      </w:r>
      <w:r>
        <w:rPr>
          <w:rFonts w:hint="eastAsia" w:asciiTheme="minorEastAsia" w:hAnsiTheme="minorEastAsia" w:cstheme="minorEastAsia"/>
          <w:b/>
          <w:color w:val="ED7D31" w:themeColor="accent2"/>
          <w:u w:val="single"/>
          <w14:textFill>
            <w14:solidFill>
              <w14:schemeClr w14:val="accent2"/>
            </w14:solidFill>
          </w14:textFill>
        </w:rPr>
        <w:t>Proof-of-Work</w:t>
      </w:r>
      <w:r>
        <w:rPr>
          <w:rFonts w:asciiTheme="minorEastAsia" w:hAnsiTheme="minorEastAsia" w:cstheme="minorEastAsia"/>
          <w:b/>
          <w:color w:val="ED7D31" w:themeColor="accent2"/>
          <w:u w:val="single"/>
          <w14:textFill>
            <w14:solidFill>
              <w14:schemeClr w14:val="accent2"/>
            </w14:solidFill>
          </w14:textFill>
        </w:rPr>
        <w:t xml:space="preserve"> </w:t>
      </w:r>
      <w:r>
        <w:rPr>
          <w:rFonts w:hint="eastAsia" w:asciiTheme="minorEastAsia" w:hAnsiTheme="minorEastAsia" w:cstheme="minorEastAsia"/>
          <w:b/>
          <w:color w:val="ED7D31" w:themeColor="accent2"/>
          <w:u w:val="single"/>
          <w14:textFill>
            <w14:solidFill>
              <w14:schemeClr w14:val="accent2"/>
            </w14:solidFill>
          </w14:textFill>
        </w:rPr>
        <w:t>(PoW</w:t>
      </w:r>
      <w:r>
        <w:rPr>
          <w:rFonts w:asciiTheme="minorEastAsia" w:hAnsiTheme="minorEastAsia" w:cstheme="minorEastAsia"/>
          <w:b/>
          <w:color w:val="ED7D31" w:themeColor="accent2"/>
          <w:u w:val="single"/>
          <w14:textFill>
            <w14:solidFill>
              <w14:schemeClr w14:val="accent2"/>
            </w14:solidFill>
          </w14:textFill>
        </w:rPr>
        <w:t>)</w:t>
      </w:r>
      <w:r>
        <w:rPr>
          <w:rFonts w:hint="eastAsia" w:asciiTheme="minorEastAsia" w:hAnsiTheme="minorEastAsia" w:cstheme="minorEastAsia"/>
        </w:rPr>
        <w:t>)是一种对应服务与资源滥用、或是阻断服务攻击的对策。一般是要求用户进行一些耗时适当的复杂运算，并且答案能被服务方快速验算，以此耗用的时间、设备与能源做为担保成本，以确保服务与资源是被真正的需求所使用。与</w:t>
      </w:r>
      <w:r>
        <w:rPr>
          <w:rFonts w:hint="eastAsia" w:asciiTheme="minorEastAsia" w:hAnsiTheme="minorEastAsia" w:cstheme="minorEastAsia"/>
          <w:b/>
          <w:color w:val="ED7D31" w:themeColor="accent2"/>
          <w:u w:val="single"/>
          <w14:textFill>
            <w14:solidFill>
              <w14:schemeClr w14:val="accent2"/>
            </w14:solidFill>
          </w14:textFill>
        </w:rPr>
        <w:t>PoW</w:t>
      </w:r>
      <w:r>
        <w:rPr>
          <w:rFonts w:hint="eastAsia" w:asciiTheme="minorEastAsia" w:hAnsiTheme="minorEastAsia" w:cstheme="minorEastAsia"/>
        </w:rPr>
        <w:t>不同，权益证明机制(</w:t>
      </w:r>
      <w:r>
        <w:rPr>
          <w:rFonts w:asciiTheme="minorEastAsia" w:hAnsiTheme="minorEastAsia" w:cstheme="minorEastAsia"/>
          <w:b/>
          <w:color w:val="ED7D31" w:themeColor="accent2"/>
          <w:u w:val="single"/>
          <w14:textFill>
            <w14:solidFill>
              <w14:schemeClr w14:val="accent2"/>
            </w14:solidFill>
          </w14:textFill>
        </w:rPr>
        <w:t>PoS</w:t>
      </w:r>
      <w:r>
        <w:rPr>
          <w:rFonts w:hint="eastAsia" w:asciiTheme="minorEastAsia" w:hAnsiTheme="minorEastAsia" w:cstheme="minorEastAsia"/>
        </w:rPr>
        <w:t>)要求证明人提供一定数量加密货币的所有权即可。权益证明机制的运作方式是，当创造一个新区块时，矿工需要创建一个“币权”交易，交易会按照预先设定的比例把一些币发送给矿工本身。权益证明机制根据每个节点拥有代币的比例和时间，依据算法等比例地降低节点的挖矿难度，从而加快了寻找随机数的速度。股份授权证明机制(</w:t>
      </w:r>
      <w:r>
        <w:rPr>
          <w:rFonts w:asciiTheme="minorEastAsia" w:hAnsiTheme="minorEastAsia" w:cstheme="minorEastAsia"/>
          <w:b/>
          <w:color w:val="ED7D31" w:themeColor="accent2"/>
          <w:u w:val="single"/>
          <w14:textFill>
            <w14:solidFill>
              <w14:schemeClr w14:val="accent2"/>
            </w14:solidFill>
          </w14:textFill>
        </w:rPr>
        <w:t>DPoS</w:t>
      </w:r>
      <w:r>
        <w:rPr>
          <w:rFonts w:asciiTheme="minorEastAsia" w:hAnsiTheme="minorEastAsia" w:cstheme="minorEastAsia"/>
        </w:rPr>
        <w:t>)</w:t>
      </w:r>
      <w:r>
        <w:rPr>
          <w:rFonts w:hint="eastAsia" w:asciiTheme="minorEastAsia" w:hAnsiTheme="minorEastAsia" w:cstheme="minorEastAsia"/>
        </w:rPr>
        <w:t>与董事会投票类似，该机制拥有一个内置的实时股权人投票系统，就像系统随时都在召开一个永不散场的股东大会，所有股东都在这里投票决定公司决策。基于DPoS机制建立的区块链的去中心化依赖于一定数量的代表，而非全体用户。在这样的区块链中，全体节点投票选举出一定数量的节点代表，由他们来代理全体节点确认区块、维持系统有序运行。Pool验证池(</w:t>
      </w:r>
      <w:r>
        <w:rPr>
          <w:rFonts w:asciiTheme="minorEastAsia" w:hAnsiTheme="minorEastAsia" w:cstheme="minorEastAsia"/>
          <w:b/>
          <w:color w:val="ED7D31" w:themeColor="accent2"/>
          <w:u w:val="single"/>
          <w14:textFill>
            <w14:solidFill>
              <w14:schemeClr w14:val="accent2"/>
            </w14:solidFill>
          </w14:textFill>
        </w:rPr>
        <w:t>verify the pooling</w:t>
      </w:r>
      <w:r>
        <w:rPr>
          <w:rFonts w:asciiTheme="minorEastAsia" w:hAnsiTheme="minorEastAsia" w:cstheme="minorEastAsia"/>
        </w:rPr>
        <w:t>)</w:t>
      </w:r>
      <w:r>
        <w:rPr>
          <w:rFonts w:hint="eastAsia" w:asciiTheme="minorEastAsia" w:hAnsiTheme="minorEastAsia" w:cstheme="minorEastAsia"/>
        </w:rPr>
        <w:t>不需要依赖代币就可以工作，在成熟的分布式一致性算法(Pasox、Raft)基础之上，可以实现秒级共识验证，更适合有多方参与的多中心商业模式。</w:t>
      </w:r>
    </w:p>
    <w:p>
      <w:pPr>
        <w:widowControl w:val="0"/>
        <w:ind w:firstLine="567"/>
        <w:jc w:val="both"/>
        <w:rPr>
          <w:rFonts w:asciiTheme="minorEastAsia" w:hAnsiTheme="minorEastAsia" w:cstheme="minorEastAsia"/>
        </w:rPr>
      </w:pPr>
      <w:r>
        <w:rPr>
          <w:rFonts w:hint="eastAsia" w:asciiTheme="minorEastAsia" w:hAnsiTheme="minorEastAsia" w:cstheme="minorEastAsia"/>
        </w:rPr>
        <w:t>共识机制的使用会消耗很多资源，这对于密切接触者追踪这种资源受限的系统而言代价很高。而且，PoW和PoS的使用会使得延迟边长，严重影响区块链的并发性，不利于系统的大规模应用。例如，比特币的吞吐量通常限制为每秒7笔交易(TPS)，以太坊的吞吐量通常为每秒20到30笔交易</w:t>
      </w:r>
      <w:r>
        <w:rPr>
          <w:rFonts w:hint="eastAsia" w:asciiTheme="minorEastAsia" w:hAnsiTheme="minorEastAsia" w:cstheme="minorEastAsia"/>
          <w:b/>
          <w:color w:val="00B050"/>
          <w:u w:val="single"/>
        </w:rPr>
        <w:t>[</w:t>
      </w:r>
      <w:r>
        <w:rPr>
          <w:rFonts w:asciiTheme="minorEastAsia" w:hAnsiTheme="minorEastAsia" w:cstheme="minorEastAsia"/>
          <w:b/>
          <w:color w:val="00B050"/>
          <w:u w:val="single"/>
        </w:rPr>
        <w:t>The bitcoin mining network-trends, marginal creation cost, electricity consumption &amp; sources</w:t>
      </w:r>
      <w:r>
        <w:rPr>
          <w:rFonts w:hint="eastAsia" w:asciiTheme="minorEastAsia" w:hAnsiTheme="minorEastAsia" w:cstheme="minorEastAsia"/>
          <w:b/>
          <w:color w:val="00B050"/>
          <w:u w:val="single"/>
        </w:rPr>
        <w:t>]</w:t>
      </w:r>
      <w:r>
        <w:rPr>
          <w:rFonts w:hint="eastAsia" w:asciiTheme="minorEastAsia" w:hAnsiTheme="minorEastAsia" w:cstheme="minorEastAsia"/>
        </w:rPr>
        <w:t>。比特币的确认延迟一般为60分钟，以太坊的确认延迟一般为3分钟，这对于LoBeTrace系统来说过于长。况且，LoBeTrace大量使用了物联网技术，会产生内部的传输延迟、处理延迟等其他延迟。因此，我们需要降低PoW或PoS的苛刻的计算复杂度。同时，为了保证区块链的安全性和可靠性，又因为“只有特定的网关才能参与维护区块链”这一特点，我们在降低LoBeTrace的工作量证明的计算复杂度的同时，人为限制网关的计算能力，使得它不可能具有篡改区块链的超过5</w:t>
      </w:r>
      <w:r>
        <w:rPr>
          <w:rFonts w:asciiTheme="minorEastAsia" w:hAnsiTheme="minorEastAsia" w:cstheme="minorEastAsia"/>
        </w:rPr>
        <w:t>0%</w:t>
      </w:r>
      <w:r>
        <w:rPr>
          <w:rFonts w:hint="eastAsia" w:asciiTheme="minorEastAsia" w:hAnsiTheme="minorEastAsia" w:cstheme="minorEastAsia"/>
        </w:rPr>
        <w:t>的算力。这样，我们既可以保证低延迟的要求，又可以避免区块链的安全性受到威胁。</w:t>
      </w:r>
    </w:p>
    <w:p>
      <w:pPr>
        <w:widowControl w:val="0"/>
        <w:ind w:firstLine="567"/>
        <w:jc w:val="both"/>
        <w:rPr>
          <w:rFonts w:asciiTheme="minorEastAsia" w:hAnsiTheme="minorEastAsia" w:cstheme="minorEastAsia"/>
        </w:rPr>
      </w:pPr>
      <w:r>
        <w:rPr>
          <w:rFonts w:asciiTheme="minorEastAsia" w:hAnsiTheme="minorEastAsia" w:cstheme="minorEastAsia"/>
        </w:rPr>
        <w:t>2015</w:t>
      </w:r>
      <w:r>
        <w:rPr>
          <w:rFonts w:hint="eastAsia" w:asciiTheme="minorEastAsia" w:hAnsiTheme="minorEastAsia" w:cstheme="minorEastAsia"/>
        </w:rPr>
        <w:t>年9月，</w:t>
      </w:r>
      <w:r>
        <w:rPr>
          <w:rFonts w:asciiTheme="minorEastAsia" w:hAnsiTheme="minorEastAsia" w:cstheme="minorEastAsia"/>
        </w:rPr>
        <w:t>Sergio Demian Lerner</w:t>
      </w:r>
      <w:r>
        <w:rPr>
          <w:rFonts w:hint="eastAsia" w:asciiTheme="minorEastAsia" w:hAnsiTheme="minorEastAsia" w:cstheme="minorEastAsia"/>
        </w:rPr>
        <w:t>等人首次提出了DAG</w:t>
      </w:r>
      <w:r>
        <w:rPr>
          <w:rFonts w:asciiTheme="minorEastAsia" w:hAnsiTheme="minorEastAsia" w:cstheme="minorEastAsia"/>
        </w:rPr>
        <w:t>-</w:t>
      </w:r>
      <w:r>
        <w:rPr>
          <w:rFonts w:hint="eastAsia" w:asciiTheme="minorEastAsia" w:hAnsiTheme="minorEastAsia" w:cstheme="minorEastAsia"/>
        </w:rPr>
        <w:t>Chain的概念</w:t>
      </w:r>
      <w:r>
        <w:rPr>
          <w:rFonts w:hint="eastAsia" w:asciiTheme="minorEastAsia" w:hAnsiTheme="minorEastAsia" w:cstheme="minorEastAsia"/>
          <w:b/>
          <w:color w:val="00B050"/>
          <w:u w:val="single"/>
        </w:rPr>
        <w:t>[</w:t>
      </w:r>
      <w:r>
        <w:rPr>
          <w:rFonts w:asciiTheme="minorEastAsia" w:hAnsiTheme="minorEastAsia" w:cstheme="minorEastAsia"/>
          <w:b/>
          <w:color w:val="00B050"/>
          <w:u w:val="single"/>
        </w:rPr>
        <w:t xml:space="preserve">DagCoin: a cryptocurrency without blocks] </w:t>
      </w:r>
      <w:r>
        <w:rPr>
          <w:rFonts w:hint="eastAsia" w:asciiTheme="minorEastAsia" w:hAnsiTheme="minorEastAsia" w:cstheme="minorEastAsia"/>
        </w:rPr>
        <w:t>，之后，DAG彻底改变了区块链技术。由于其优化的验证机制、高可扩展性、对物联网和多方参与的支持，DAG正迅速overshadowing传统区块链架构。当前应用了DAG的代表项目，最知名的无疑是</w:t>
      </w:r>
      <w:r>
        <w:rPr>
          <w:rFonts w:asciiTheme="minorEastAsia" w:hAnsiTheme="minorEastAsia" w:cstheme="minorEastAsia"/>
        </w:rPr>
        <w:t>DagCoin</w:t>
      </w:r>
      <w:r>
        <w:rPr>
          <w:rFonts w:hint="eastAsia" w:asciiTheme="minorEastAsia" w:hAnsiTheme="minorEastAsia" w:cstheme="minorEastAsia"/>
        </w:rPr>
        <w:t>、</w:t>
      </w:r>
      <w:r>
        <w:rPr>
          <w:rFonts w:asciiTheme="minorEastAsia" w:hAnsiTheme="minorEastAsia" w:cstheme="minorEastAsia"/>
        </w:rPr>
        <w:t>ByteBall</w:t>
      </w:r>
      <w:r>
        <w:rPr>
          <w:rFonts w:hint="eastAsia" w:asciiTheme="minorEastAsia" w:hAnsiTheme="minorEastAsia" w:cstheme="minorEastAsia"/>
        </w:rPr>
        <w:t>和</w:t>
      </w:r>
      <w:r>
        <w:rPr>
          <w:rFonts w:asciiTheme="minorEastAsia" w:hAnsiTheme="minorEastAsia" w:cstheme="minorEastAsia"/>
        </w:rPr>
        <w:t>Nano</w:t>
      </w:r>
      <w:r>
        <w:rPr>
          <w:rFonts w:hint="eastAsia" w:asciiTheme="minorEastAsia" w:hAnsiTheme="minorEastAsia" w:cstheme="minorEastAsia"/>
        </w:rPr>
        <w:t>。传统的区块链架构对于物联网场景来说非常昂贵，因为它们的工作量证明算法非常昂贵。</w:t>
      </w:r>
      <w:r>
        <w:rPr>
          <w:rFonts w:asciiTheme="minorEastAsia" w:hAnsiTheme="minorEastAsia" w:cstheme="minorEastAsia"/>
        </w:rPr>
        <w:t xml:space="preserve">A DAG (Directed Acyclic Graph) based blockchain architecture having properties such as tieing knots of provenance validation on various progressive levels of the trees can be address this problem </w:t>
      </w:r>
      <w:r>
        <w:rPr>
          <w:rFonts w:asciiTheme="minorEastAsia" w:hAnsiTheme="minorEastAsia" w:cstheme="minorEastAsia"/>
          <w:b/>
          <w:color w:val="00B050"/>
          <w:u w:val="single"/>
        </w:rPr>
        <w:t>[A comparative analysis of DAG-based blockchain architectures]</w:t>
      </w:r>
      <w:r>
        <w:rPr>
          <w:rFonts w:hint="eastAsia" w:asciiTheme="minorEastAsia" w:hAnsiTheme="minorEastAsia" w:cstheme="minorEastAsia"/>
        </w:rPr>
        <w:t>。因此，DAG</w:t>
      </w:r>
      <w:r>
        <w:rPr>
          <w:rFonts w:asciiTheme="minorEastAsia" w:hAnsiTheme="minorEastAsia" w:cstheme="minorEastAsia"/>
        </w:rPr>
        <w:t xml:space="preserve"> </w:t>
      </w:r>
      <w:r>
        <w:rPr>
          <w:rFonts w:hint="eastAsia" w:asciiTheme="minorEastAsia" w:hAnsiTheme="minorEastAsia" w:cstheme="minorEastAsia"/>
        </w:rPr>
        <w:t>based-</w:t>
      </w:r>
      <w:r>
        <w:rPr>
          <w:rFonts w:asciiTheme="minorEastAsia" w:hAnsiTheme="minorEastAsia" w:cstheme="minorEastAsia"/>
        </w:rPr>
        <w:t xml:space="preserve">CM </w:t>
      </w:r>
      <w:r>
        <w:rPr>
          <w:rFonts w:hint="eastAsia" w:asciiTheme="minorEastAsia" w:hAnsiTheme="minorEastAsia" w:cstheme="minorEastAsia"/>
        </w:rPr>
        <w:t>将会非常适用于LoBeTrace。</w:t>
      </w:r>
    </w:p>
    <w:p>
      <w:pPr>
        <w:pStyle w:val="15"/>
        <w:numPr>
          <w:ilvl w:val="0"/>
          <w:numId w:val="2"/>
        </w:numPr>
        <w:rPr>
          <w:sz w:val="40"/>
          <w:szCs w:val="40"/>
        </w:rPr>
      </w:pPr>
      <w:r>
        <w:rPr>
          <w:rFonts w:hint="eastAsia"/>
          <w:sz w:val="40"/>
          <w:szCs w:val="40"/>
        </w:rPr>
        <w:t>LoRa</w:t>
      </w:r>
      <w:r>
        <w:rPr>
          <w:sz w:val="40"/>
          <w:szCs w:val="40"/>
        </w:rPr>
        <w:t xml:space="preserve">-based </w:t>
      </w:r>
      <w:r>
        <w:rPr>
          <w:rFonts w:hint="eastAsia"/>
          <w:sz w:val="40"/>
          <w:szCs w:val="40"/>
        </w:rPr>
        <w:t>b</w:t>
      </w:r>
      <w:r>
        <w:rPr>
          <w:sz w:val="40"/>
          <w:szCs w:val="40"/>
        </w:rPr>
        <w:t>lockchain-enabled privacy-preserving contact tracing</w:t>
      </w:r>
    </w:p>
    <w:p>
      <w:pPr>
        <w:widowControl w:val="0"/>
        <w:ind w:firstLine="567"/>
        <w:jc w:val="both"/>
        <w:rPr>
          <w:rFonts w:asciiTheme="minorEastAsia" w:hAnsiTheme="minorEastAsia" w:cstheme="minorEastAsia"/>
        </w:rPr>
      </w:pPr>
      <w:r>
        <w:rPr>
          <w:rFonts w:hint="eastAsia" w:asciiTheme="minorEastAsia" w:hAnsiTheme="minorEastAsia" w:cstheme="minorEastAsia"/>
        </w:rPr>
        <w:t>在本部分中，我们将详细描述工作流程并解释关键概念。在接下来的部分中，我们将首先介绍系统中涉及的实体、它们的角色以及它们如何相互配合工作。接下来我们会描述</w:t>
      </w:r>
      <w:r>
        <w:rPr>
          <w:rFonts w:asciiTheme="minorEastAsia" w:hAnsiTheme="minorEastAsia" w:cstheme="minorEastAsia"/>
        </w:rPr>
        <w:t>contact tracing framework</w:t>
      </w:r>
      <w:r>
        <w:rPr>
          <w:rFonts w:hint="eastAsia" w:asciiTheme="minorEastAsia" w:hAnsiTheme="minorEastAsia" w:cstheme="minorEastAsia"/>
        </w:rPr>
        <w:t>的工作流程，</w:t>
      </w:r>
      <w:r>
        <w:rPr>
          <w:rFonts w:hint="eastAsia" w:asciiTheme="minorEastAsia" w:hAnsiTheme="minorEastAsia" w:cstheme="minorEastAsia"/>
          <w:b/>
          <w:color w:val="FF0000"/>
          <w:u w:val="single"/>
        </w:rPr>
        <w:t>……</w:t>
      </w:r>
    </w:p>
    <w:p>
      <w:pPr>
        <w:pStyle w:val="15"/>
        <w:numPr>
          <w:ilvl w:val="1"/>
          <w:numId w:val="2"/>
        </w:numPr>
        <w:rPr>
          <w:sz w:val="40"/>
          <w:szCs w:val="40"/>
        </w:rPr>
      </w:pPr>
      <w:r>
        <w:rPr>
          <w:sz w:val="40"/>
          <w:szCs w:val="40"/>
        </w:rPr>
        <w:t>Entities, functions, and interfaces</w:t>
      </w:r>
    </w:p>
    <w:p>
      <w:pPr>
        <w:widowControl w:val="0"/>
        <w:ind w:firstLine="567"/>
        <w:jc w:val="both"/>
        <w:rPr>
          <w:rFonts w:asciiTheme="minorEastAsia" w:hAnsiTheme="minorEastAsia" w:cstheme="minorEastAsia"/>
        </w:rPr>
      </w:pPr>
      <w:r>
        <w:rPr>
          <w:rFonts w:hint="eastAsia" w:asciiTheme="minorEastAsia" w:hAnsiTheme="minorEastAsia" w:cstheme="minorEastAsia"/>
        </w:rPr>
        <w:t>下面，我们定义了LoBeTrace的各个组成部分，并逐一解释它们的角色和接口(</w:t>
      </w:r>
      <w:r>
        <w:rPr>
          <w:rFonts w:asciiTheme="minorEastAsia" w:hAnsiTheme="minorEastAsia" w:cstheme="minorEastAsia"/>
        </w:rPr>
        <w:t>roles and interfaces)</w:t>
      </w:r>
      <w:r>
        <w:rPr>
          <w:rFonts w:hint="eastAsia" w:asciiTheme="minorEastAsia" w:hAnsiTheme="minorEastAsia" w:cstheme="minorEastAsia"/>
        </w:rPr>
        <w:t>:</w:t>
      </w:r>
    </w:p>
    <w:p>
      <w:pPr>
        <w:pStyle w:val="15"/>
        <w:widowControl w:val="0"/>
        <w:numPr>
          <w:ilvl w:val="0"/>
          <w:numId w:val="5"/>
        </w:numPr>
        <w:jc w:val="both"/>
        <w:rPr>
          <w:rFonts w:asciiTheme="minorEastAsia" w:hAnsiTheme="minorEastAsia" w:cstheme="minorEastAsia"/>
        </w:rPr>
      </w:pPr>
      <w:r>
        <w:rPr>
          <w:rFonts w:hint="eastAsia" w:asciiTheme="minorEastAsia" w:hAnsiTheme="minorEastAsia" w:cstheme="minorEastAsia"/>
        </w:rPr>
        <w:t>踪迹区块链(</w:t>
      </w:r>
      <w:r>
        <w:rPr>
          <w:rFonts w:asciiTheme="minorEastAsia" w:hAnsiTheme="minorEastAsia" w:cstheme="minorEastAsia"/>
          <w:b/>
          <w:color w:val="ED7D31" w:themeColor="accent2"/>
          <w:u w:val="single"/>
          <w14:textFill>
            <w14:solidFill>
              <w14:schemeClr w14:val="accent2"/>
            </w14:solidFill>
          </w14:textFill>
        </w:rPr>
        <w:t>trac</w:t>
      </w:r>
      <w:r>
        <w:rPr>
          <w:rFonts w:hint="eastAsia" w:asciiTheme="minorEastAsia" w:hAnsiTheme="minorEastAsia" w:cstheme="minorEastAsia"/>
          <w:b/>
          <w:color w:val="ED7D31" w:themeColor="accent2"/>
          <w:u w:val="single"/>
          <w14:textFill>
            <w14:solidFill>
              <w14:schemeClr w14:val="accent2"/>
            </w14:solidFill>
          </w14:textFill>
        </w:rPr>
        <w:t>e</w:t>
      </w:r>
      <w:r>
        <w:rPr>
          <w:rFonts w:asciiTheme="minorEastAsia" w:hAnsiTheme="minorEastAsia" w:cstheme="minorEastAsia"/>
          <w:b/>
          <w:color w:val="ED7D31" w:themeColor="accent2"/>
          <w:u w:val="single"/>
          <w14:textFill>
            <w14:solidFill>
              <w14:schemeClr w14:val="accent2"/>
            </w14:solidFill>
          </w14:textFill>
        </w:rPr>
        <w:t xml:space="preserve"> blockchain</w:t>
      </w:r>
      <w:r>
        <w:rPr>
          <w:rFonts w:asciiTheme="minorEastAsia" w:hAnsiTheme="minorEastAsia" w:cstheme="minorEastAsia"/>
        </w:rPr>
        <w:t>)</w:t>
      </w:r>
      <w:r>
        <w:rPr>
          <w:rFonts w:hint="eastAsia" w:asciiTheme="minorEastAsia" w:hAnsiTheme="minorEastAsia" w:cstheme="minorEastAsia"/>
        </w:rPr>
        <w:t>，是由许多网关设备共同维护的、用于保存用户在各个公共场所的活动轨迹信息的区块链。它接受新的网关设备的注册，便于LoRaTrace扩大使用范围。该区块链是公开的区块链，用户可以通过专门的网站下载该区块链来解决一些可能发生的纠纷问题。踪迹区块链是用于记录用户踪迹数据(</w:t>
      </w:r>
      <w:r>
        <w:rPr>
          <w:rFonts w:asciiTheme="minorEastAsia" w:hAnsiTheme="minorEastAsia" w:cstheme="minorEastAsia"/>
          <w:b/>
          <w:color w:val="ED7D31" w:themeColor="accent2"/>
          <w:u w:val="single"/>
          <w14:textFill>
            <w14:solidFill>
              <w14:schemeClr w14:val="accent2"/>
            </w14:solidFill>
          </w14:textFill>
        </w:rPr>
        <w:t>trace data</w:t>
      </w:r>
      <w:r>
        <w:rPr>
          <w:rFonts w:asciiTheme="minorEastAsia" w:hAnsiTheme="minorEastAsia" w:cstheme="minorEastAsia"/>
        </w:rPr>
        <w:t>)</w:t>
      </w:r>
      <w:r>
        <w:rPr>
          <w:rFonts w:hint="eastAsia" w:asciiTheme="minorEastAsia" w:hAnsiTheme="minorEastAsia" w:cstheme="minorEastAsia"/>
        </w:rPr>
        <w:t>的区块链，只保存近2</w:t>
      </w:r>
      <w:r>
        <w:rPr>
          <w:rFonts w:asciiTheme="minorEastAsia" w:hAnsiTheme="minorEastAsia" w:cstheme="minorEastAsia"/>
        </w:rPr>
        <w:t>1</w:t>
      </w:r>
      <w:r>
        <w:rPr>
          <w:rFonts w:hint="eastAsia" w:asciiTheme="minorEastAsia" w:hAnsiTheme="minorEastAsia" w:cstheme="minorEastAsia"/>
        </w:rPr>
        <w:t>天(</w:t>
      </w:r>
      <w:r>
        <w:rPr>
          <w:rFonts w:asciiTheme="minorEastAsia" w:hAnsiTheme="minorEastAsia" w:cstheme="minorEastAsia"/>
        </w:rPr>
        <w:t>504</w:t>
      </w:r>
      <w:r>
        <w:rPr>
          <w:rFonts w:hint="eastAsia" w:asciiTheme="minorEastAsia" w:hAnsiTheme="minorEastAsia" w:cstheme="minorEastAsia"/>
        </w:rPr>
        <w:t>小时)内产生的区块，一条踪迹记录(</w:t>
      </w:r>
      <w:r>
        <w:rPr>
          <w:rFonts w:asciiTheme="minorEastAsia" w:hAnsiTheme="minorEastAsia" w:cstheme="minorEastAsia"/>
          <w:b/>
          <w:color w:val="ED7D31" w:themeColor="accent2"/>
          <w:u w:val="single"/>
          <w14:textFill>
            <w14:solidFill>
              <w14:schemeClr w14:val="accent2"/>
            </w14:solidFill>
          </w14:textFill>
        </w:rPr>
        <w:t>trace record</w:t>
      </w:r>
      <w:r>
        <w:rPr>
          <w:rFonts w:asciiTheme="minorEastAsia" w:hAnsiTheme="minorEastAsia" w:cstheme="minorEastAsia"/>
        </w:rPr>
        <w:t>)</w:t>
      </w:r>
      <w:r>
        <w:rPr>
          <w:rFonts w:hint="eastAsia" w:asciiTheme="minorEastAsia" w:hAnsiTheme="minorEastAsia" w:cstheme="minorEastAsia"/>
        </w:rPr>
        <w:t>存储在一个区块中，包括：产生踪迹的时间(</w:t>
      </w:r>
      <w:r>
        <w:rPr>
          <w:rFonts w:hint="eastAsia" w:asciiTheme="minorEastAsia" w:hAnsiTheme="minorEastAsia" w:cstheme="minorEastAsia"/>
          <w:b/>
          <w:color w:val="ED7D31" w:themeColor="accent2"/>
          <w:u w:val="single"/>
          <w14:textFill>
            <w14:solidFill>
              <w14:schemeClr w14:val="accent2"/>
            </w14:solidFill>
          </w14:textFill>
        </w:rPr>
        <w:t>t</w:t>
      </w:r>
      <w:r>
        <w:rPr>
          <w:rFonts w:asciiTheme="minorEastAsia" w:hAnsiTheme="minorEastAsia" w:cstheme="minorEastAsia"/>
          <w:b/>
          <w:color w:val="ED7D31" w:themeColor="accent2"/>
          <w:u w:val="single"/>
          <w14:textFill>
            <w14:solidFill>
              <w14:schemeClr w14:val="accent2"/>
            </w14:solidFill>
          </w14:textFill>
        </w:rPr>
        <w:t>race generation time</w:t>
      </w:r>
      <w:r>
        <w:rPr>
          <w:rFonts w:asciiTheme="minorEastAsia" w:hAnsiTheme="minorEastAsia" w:cstheme="minorEastAsia"/>
        </w:rPr>
        <w:t>)</w:t>
      </w:r>
      <w:r>
        <w:rPr>
          <w:rFonts w:hint="eastAsia" w:asciiTheme="minorEastAsia" w:hAnsiTheme="minorEastAsia" w:cstheme="minorEastAsia"/>
        </w:rPr>
        <w:t>、用户匿名(</w:t>
      </w:r>
      <w:r>
        <w:rPr>
          <w:rFonts w:asciiTheme="minorEastAsia" w:hAnsiTheme="minorEastAsia" w:cstheme="minorEastAsia"/>
          <w:b/>
          <w:color w:val="ED7D31" w:themeColor="accent2"/>
          <w:u w:val="single"/>
          <w14:textFill>
            <w14:solidFill>
              <w14:schemeClr w14:val="accent2"/>
            </w14:solidFill>
          </w14:textFill>
        </w:rPr>
        <w:t>user pseudonym</w:t>
      </w:r>
      <w:r>
        <w:rPr>
          <w:rFonts w:asciiTheme="minorEastAsia" w:hAnsiTheme="minorEastAsia" w:cstheme="minorEastAsia"/>
        </w:rPr>
        <w:t>)</w:t>
      </w:r>
      <w:r>
        <w:rPr>
          <w:rFonts w:hint="eastAsia" w:asciiTheme="minorEastAsia" w:hAnsiTheme="minorEastAsia" w:cstheme="minorEastAsia"/>
        </w:rPr>
        <w:t>、产生踪迹的地理位置(</w:t>
      </w:r>
      <w:r>
        <w:rPr>
          <w:rFonts w:hint="eastAsia" w:asciiTheme="minorEastAsia" w:hAnsiTheme="minorEastAsia" w:cstheme="minorEastAsia"/>
          <w:b/>
          <w:color w:val="ED7D31" w:themeColor="accent2"/>
          <w:u w:val="single"/>
          <w14:textFill>
            <w14:solidFill>
              <w14:schemeClr w14:val="accent2"/>
            </w14:solidFill>
          </w14:textFill>
        </w:rPr>
        <w:t>t</w:t>
      </w:r>
      <w:r>
        <w:rPr>
          <w:rFonts w:asciiTheme="minorEastAsia" w:hAnsiTheme="minorEastAsia" w:cstheme="minorEastAsia"/>
          <w:b/>
          <w:color w:val="ED7D31" w:themeColor="accent2"/>
          <w:u w:val="single"/>
          <w14:textFill>
            <w14:solidFill>
              <w14:schemeClr w14:val="accent2"/>
            </w14:solidFill>
          </w14:textFill>
        </w:rPr>
        <w:t>race generation location</w:t>
      </w:r>
      <w:r>
        <w:rPr>
          <w:rFonts w:asciiTheme="minorEastAsia" w:hAnsiTheme="minorEastAsia" w:cstheme="minorEastAsia"/>
        </w:rPr>
        <w:t>)</w:t>
      </w:r>
      <w:r>
        <w:rPr>
          <w:rFonts w:hint="eastAsia" w:asciiTheme="minorEastAsia" w:hAnsiTheme="minorEastAsia" w:cstheme="minorEastAsia"/>
        </w:rPr>
        <w:t>、上传该踪迹的LoRa网关的签名(</w:t>
      </w:r>
      <w:r>
        <w:rPr>
          <w:rFonts w:hint="eastAsia" w:asciiTheme="minorEastAsia" w:hAnsiTheme="minorEastAsia" w:cstheme="minorEastAsia"/>
          <w:b/>
          <w:color w:val="ED7D31" w:themeColor="accent2"/>
          <w:u w:val="single"/>
          <w14:textFill>
            <w14:solidFill>
              <w14:schemeClr w14:val="accent2"/>
            </w14:solidFill>
          </w14:textFill>
        </w:rPr>
        <w:t>LoRa</w:t>
      </w:r>
      <w:r>
        <w:rPr>
          <w:rFonts w:asciiTheme="minorEastAsia" w:hAnsiTheme="minorEastAsia" w:cstheme="minorEastAsia"/>
          <w:b/>
          <w:color w:val="ED7D31" w:themeColor="accent2"/>
          <w:u w:val="single"/>
          <w14:textFill>
            <w14:solidFill>
              <w14:schemeClr w14:val="accent2"/>
            </w14:solidFill>
          </w14:textFill>
        </w:rPr>
        <w:t xml:space="preserve"> </w:t>
      </w:r>
      <w:r>
        <w:rPr>
          <w:rFonts w:hint="eastAsia" w:asciiTheme="minorEastAsia" w:hAnsiTheme="minorEastAsia" w:cstheme="minorEastAsia"/>
          <w:b/>
          <w:color w:val="ED7D31" w:themeColor="accent2"/>
          <w:u w:val="single"/>
          <w14:textFill>
            <w14:solidFill>
              <w14:schemeClr w14:val="accent2"/>
            </w14:solidFill>
          </w14:textFill>
        </w:rPr>
        <w:t>gateway</w:t>
      </w:r>
      <w:r>
        <w:rPr>
          <w:rFonts w:asciiTheme="minorEastAsia" w:hAnsiTheme="minorEastAsia" w:cstheme="minorEastAsia"/>
          <w:b/>
          <w:color w:val="ED7D31" w:themeColor="accent2"/>
          <w:u w:val="single"/>
          <w14:textFill>
            <w14:solidFill>
              <w14:schemeClr w14:val="accent2"/>
            </w14:solidFill>
          </w14:textFill>
        </w:rPr>
        <w:t xml:space="preserve"> signature</w:t>
      </w:r>
      <w:r>
        <w:rPr>
          <w:rFonts w:hint="eastAsia" w:asciiTheme="minorEastAsia" w:hAnsiTheme="minorEastAsia" w:cstheme="minorEastAsia"/>
        </w:rPr>
        <w:t>)、上一个块的哈希值(</w:t>
      </w:r>
      <w:r>
        <w:rPr>
          <w:rFonts w:asciiTheme="minorEastAsia" w:hAnsiTheme="minorEastAsia" w:cstheme="minorEastAsia"/>
          <w:b/>
          <w:color w:val="ED7D31" w:themeColor="accent2"/>
          <w:u w:val="single"/>
          <w14:textFill>
            <w14:solidFill>
              <w14:schemeClr w14:val="accent2"/>
            </w14:solidFill>
          </w14:textFill>
        </w:rPr>
        <w:t>previous hash</w:t>
      </w:r>
      <w:r>
        <w:rPr>
          <w:rFonts w:asciiTheme="minorEastAsia" w:hAnsiTheme="minorEastAsia" w:cstheme="minorEastAsia"/>
        </w:rPr>
        <w:t>)</w:t>
      </w:r>
      <w:r>
        <w:rPr>
          <w:rFonts w:hint="eastAsia" w:asciiTheme="minorEastAsia" w:hAnsiTheme="minorEastAsia" w:cstheme="minorEastAsia"/>
        </w:rPr>
        <w:t>、本块的哈希值(</w:t>
      </w:r>
      <w:r>
        <w:rPr>
          <w:rFonts w:asciiTheme="minorEastAsia" w:hAnsiTheme="minorEastAsia" w:cstheme="minorEastAsia"/>
          <w:b/>
          <w:color w:val="ED7D31" w:themeColor="accent2"/>
          <w:u w:val="single"/>
          <w14:textFill>
            <w14:solidFill>
              <w14:schemeClr w14:val="accent2"/>
            </w14:solidFill>
          </w14:textFill>
        </w:rPr>
        <w:t>hash</w:t>
      </w:r>
      <w:r>
        <w:rPr>
          <w:rFonts w:asciiTheme="minorEastAsia" w:hAnsiTheme="minorEastAsia" w:cstheme="minorEastAsia"/>
        </w:rPr>
        <w:t>)</w:t>
      </w:r>
      <w:r>
        <w:rPr>
          <w:rFonts w:hint="eastAsia" w:asciiTheme="minorEastAsia" w:hAnsiTheme="minorEastAsia" w:cstheme="minorEastAsia"/>
        </w:rPr>
        <w:t>。产生踪迹的时间是以时间戳形式记录的，精确到分钟； 用户匿名信息是在字符串“ABCDEFGHIJKLMNOPQRSTUVWXYZabcdefghijklmnopqrstuvwxyz0123456789”内随机挑选16个字符组成的新的16位字符串，字符可重复、有顺序差异，因此匿名信息重复的概率极低，可以忽略不计；产生踪迹的地理位置信息是字符串类型，属于官方指定的识别代码；签名信息以字符串形式保存，可用于验证该记录的合法性；</w:t>
      </w:r>
    </w:p>
    <w:p>
      <w:pPr>
        <w:pStyle w:val="15"/>
        <w:widowControl w:val="0"/>
        <w:numPr>
          <w:ilvl w:val="0"/>
          <w:numId w:val="5"/>
        </w:numPr>
        <w:jc w:val="both"/>
        <w:rPr>
          <w:rFonts w:asciiTheme="minorEastAsia" w:hAnsiTheme="minorEastAsia" w:cstheme="minorEastAsia"/>
        </w:rPr>
      </w:pPr>
      <w:r>
        <w:rPr>
          <w:rFonts w:hint="eastAsia" w:asciiTheme="minorEastAsia" w:hAnsiTheme="minorEastAsia" w:cstheme="minorEastAsia"/>
        </w:rPr>
        <w:t>风险名单服务器 (</w:t>
      </w:r>
      <w:r>
        <w:rPr>
          <w:rFonts w:hint="eastAsia" w:asciiTheme="minorEastAsia" w:hAnsiTheme="minorEastAsia" w:cstheme="minorEastAsia"/>
          <w:b/>
          <w:color w:val="ED7D31" w:themeColor="accent2"/>
          <w:u w:val="single"/>
          <w14:textFill>
            <w14:solidFill>
              <w14:schemeClr w14:val="accent2"/>
            </w14:solidFill>
          </w14:textFill>
        </w:rPr>
        <w:t>risky</w:t>
      </w:r>
      <w:r>
        <w:rPr>
          <w:rFonts w:asciiTheme="minorEastAsia" w:hAnsiTheme="minorEastAsia" w:cstheme="minorEastAsia"/>
          <w:b/>
          <w:color w:val="ED7D31" w:themeColor="accent2"/>
          <w:u w:val="single"/>
          <w14:textFill>
            <w14:solidFill>
              <w14:schemeClr w14:val="accent2"/>
            </w14:solidFill>
          </w14:textFill>
        </w:rPr>
        <w:t xml:space="preserve"> names s</w:t>
      </w:r>
      <w:r>
        <w:rPr>
          <w:rFonts w:hint="eastAsia" w:asciiTheme="minorEastAsia" w:hAnsiTheme="minorEastAsia" w:cstheme="minorEastAsia"/>
          <w:b/>
          <w:color w:val="ED7D31" w:themeColor="accent2"/>
          <w:u w:val="single"/>
          <w14:textFill>
            <w14:solidFill>
              <w14:schemeClr w14:val="accent2"/>
            </w14:solidFill>
          </w14:textFill>
        </w:rPr>
        <w:t>erver</w:t>
      </w:r>
      <w:r>
        <w:rPr>
          <w:rFonts w:asciiTheme="minorEastAsia" w:hAnsiTheme="minorEastAsia" w:cstheme="minorEastAsia"/>
        </w:rPr>
        <w:t>)</w:t>
      </w:r>
      <w:r>
        <w:rPr>
          <w:rFonts w:hint="eastAsia" w:asciiTheme="minorEastAsia" w:hAnsiTheme="minorEastAsia" w:cstheme="minorEastAsia"/>
        </w:rPr>
        <w:t>，是用于维护风险名单(</w:t>
      </w:r>
      <w:r>
        <w:rPr>
          <w:rFonts w:hint="eastAsia" w:asciiTheme="minorEastAsia" w:hAnsiTheme="minorEastAsia" w:cstheme="minorEastAsia"/>
          <w:b/>
          <w:color w:val="ED7D31" w:themeColor="accent2"/>
          <w:u w:val="single"/>
          <w14:textFill>
            <w14:solidFill>
              <w14:schemeClr w14:val="accent2"/>
            </w14:solidFill>
          </w14:textFill>
        </w:rPr>
        <w:t>risky</w:t>
      </w:r>
      <w:r>
        <w:rPr>
          <w:rFonts w:asciiTheme="minorEastAsia" w:hAnsiTheme="minorEastAsia" w:cstheme="minorEastAsia"/>
          <w:b/>
          <w:color w:val="ED7D31" w:themeColor="accent2"/>
          <w:u w:val="single"/>
          <w14:textFill>
            <w14:solidFill>
              <w14:schemeClr w14:val="accent2"/>
            </w14:solidFill>
          </w14:textFill>
        </w:rPr>
        <w:t xml:space="preserve"> name list</w:t>
      </w:r>
      <w:r>
        <w:rPr>
          <w:rFonts w:asciiTheme="minorEastAsia" w:hAnsiTheme="minorEastAsia" w:cstheme="minorEastAsia"/>
        </w:rPr>
        <w:t>)</w:t>
      </w:r>
      <w:r>
        <w:rPr>
          <w:rFonts w:hint="eastAsia" w:asciiTheme="minorEastAsia" w:hAnsiTheme="minorEastAsia" w:cstheme="minorEastAsia"/>
        </w:rPr>
        <w:t>的服务器。该服务器提供一个网站，可供用户和网关查询和读取。风险名单是用于记录和通知用户的名单，其中记录了具有与确诊患者接触风险的用户所使用过的匿名。该名单以集合类型保存，可以保证每个匿名信息不重复，减少了数据的冗余，有利于在计算能力较弱的移动设备和固定设备使用。</w:t>
      </w:r>
    </w:p>
    <w:p>
      <w:pPr>
        <w:pStyle w:val="15"/>
        <w:widowControl w:val="0"/>
        <w:numPr>
          <w:ilvl w:val="0"/>
          <w:numId w:val="5"/>
        </w:numPr>
        <w:jc w:val="both"/>
        <w:rPr>
          <w:rFonts w:asciiTheme="minorEastAsia" w:hAnsiTheme="minorEastAsia" w:cstheme="minorEastAsia"/>
        </w:rPr>
      </w:pPr>
      <w:r>
        <w:rPr>
          <w:rFonts w:hint="eastAsia" w:asciiTheme="minorEastAsia" w:hAnsiTheme="minorEastAsia" w:cstheme="minorEastAsia"/>
        </w:rPr>
        <w:t>固定设备(</w:t>
      </w:r>
      <w:r>
        <w:rPr>
          <w:rFonts w:asciiTheme="minorEastAsia" w:hAnsiTheme="minorEastAsia" w:cstheme="minorEastAsia"/>
          <w:b/>
          <w:color w:val="ED7D31" w:themeColor="accent2"/>
          <w:u w:val="single"/>
          <w14:textFill>
            <w14:solidFill>
              <w14:schemeClr w14:val="accent2"/>
            </w14:solidFill>
          </w14:textFill>
        </w:rPr>
        <w:t>fixed device</w:t>
      </w:r>
      <w:r>
        <w:rPr>
          <w:rFonts w:asciiTheme="minorEastAsia" w:hAnsiTheme="minorEastAsia" w:cstheme="minorEastAsia"/>
        </w:rPr>
        <w:t>)</w:t>
      </w:r>
      <w:r>
        <w:rPr>
          <w:rFonts w:hint="eastAsia" w:asciiTheme="minorEastAsia" w:hAnsiTheme="minorEastAsia" w:cstheme="minorEastAsia"/>
        </w:rPr>
        <w:t>，是由政府分配给各个室内公共场所（一般为建筑）的设备，每个建筑物在入口处的楼层的几何中心位置安装一个固定设备，这样可以大幅减少用户进入过建筑物但是没有被检测到的概率。固定设备由电源供电，可以收发SF=7和SF=</w:t>
      </w:r>
      <w:r>
        <w:rPr>
          <w:rFonts w:asciiTheme="minorEastAsia" w:hAnsiTheme="minorEastAsia" w:cstheme="minorEastAsia"/>
        </w:rPr>
        <w:t>9</w:t>
      </w:r>
      <w:r>
        <w:rPr>
          <w:rFonts w:hint="eastAsia" w:asciiTheme="minorEastAsia" w:hAnsiTheme="minorEastAsia" w:cstheme="minorEastAsia"/>
        </w:rPr>
        <w:t>的LoRa信号。固定设备会周期性地通过SF</w:t>
      </w:r>
      <w:r>
        <w:rPr>
          <w:rFonts w:asciiTheme="minorEastAsia" w:hAnsiTheme="minorEastAsia" w:cstheme="minorEastAsia"/>
        </w:rPr>
        <w:t>=7</w:t>
      </w:r>
      <w:r>
        <w:rPr>
          <w:rFonts w:hint="eastAsia" w:asciiTheme="minorEastAsia" w:hAnsiTheme="minorEastAsia" w:cstheme="minorEastAsia"/>
        </w:rPr>
        <w:t>的LoRa信号广播唤醒信息(</w:t>
      </w:r>
      <w:r>
        <w:rPr>
          <w:rFonts w:asciiTheme="minorEastAsia" w:hAnsiTheme="minorEastAsia" w:cstheme="minorEastAsia"/>
          <w:b/>
          <w:color w:val="ED7D31" w:themeColor="accent2"/>
          <w:u w:val="single"/>
          <w14:textFill>
            <w14:solidFill>
              <w14:schemeClr w14:val="accent2"/>
            </w14:solidFill>
          </w14:textFill>
        </w:rPr>
        <w:t>wake</w:t>
      </w:r>
      <w:r>
        <w:rPr>
          <w:rFonts w:hint="eastAsia" w:asciiTheme="minorEastAsia" w:hAnsiTheme="minorEastAsia" w:cstheme="minorEastAsia"/>
          <w:b/>
          <w:color w:val="ED7D31" w:themeColor="accent2"/>
          <w:u w:val="single"/>
          <w14:textFill>
            <w14:solidFill>
              <w14:schemeClr w14:val="accent2"/>
            </w14:solidFill>
          </w14:textFill>
        </w:rPr>
        <w:t>up</w:t>
      </w:r>
      <w:r>
        <w:rPr>
          <w:rFonts w:asciiTheme="minorEastAsia" w:hAnsiTheme="minorEastAsia" w:cstheme="minorEastAsia"/>
          <w:b/>
          <w:color w:val="ED7D31" w:themeColor="accent2"/>
          <w:u w:val="single"/>
          <w14:textFill>
            <w14:solidFill>
              <w14:schemeClr w14:val="accent2"/>
            </w14:solidFill>
          </w14:textFill>
        </w:rPr>
        <w:t xml:space="preserve"> </w:t>
      </w:r>
      <w:r>
        <w:rPr>
          <w:rFonts w:hint="eastAsia" w:asciiTheme="minorEastAsia" w:hAnsiTheme="minorEastAsia" w:cstheme="minorEastAsia"/>
          <w:b/>
          <w:color w:val="ED7D31" w:themeColor="accent2"/>
          <w:u w:val="single"/>
          <w14:textFill>
            <w14:solidFill>
              <w14:schemeClr w14:val="accent2"/>
            </w14:solidFill>
          </w14:textFill>
        </w:rPr>
        <w:t>message</w:t>
      </w:r>
      <w:r>
        <w:rPr>
          <w:rFonts w:asciiTheme="minorEastAsia" w:hAnsiTheme="minorEastAsia" w:cstheme="minorEastAsia"/>
        </w:rPr>
        <w:t>)</w:t>
      </w:r>
      <w:r>
        <w:rPr>
          <w:rFonts w:hint="eastAsia" w:asciiTheme="minorEastAsia" w:hAnsiTheme="minorEastAsia" w:cstheme="minorEastAsia"/>
        </w:rPr>
        <w:t>，并接收各个移动设备发来的匿名信息(</w:t>
      </w:r>
      <w:r>
        <w:rPr>
          <w:rFonts w:asciiTheme="minorEastAsia" w:hAnsiTheme="minorEastAsia" w:cstheme="minorEastAsia"/>
          <w:b/>
          <w:color w:val="ED7D31" w:themeColor="accent2"/>
          <w:u w:val="single"/>
          <w14:textFill>
            <w14:solidFill>
              <w14:schemeClr w14:val="accent2"/>
            </w14:solidFill>
          </w14:textFill>
        </w:rPr>
        <w:t>pseudonym message</w:t>
      </w:r>
      <w:r>
        <w:rPr>
          <w:rFonts w:asciiTheme="minorEastAsia" w:hAnsiTheme="minorEastAsia" w:cstheme="minorEastAsia"/>
        </w:rPr>
        <w:t>)</w:t>
      </w:r>
      <w:r>
        <w:rPr>
          <w:rFonts w:hint="eastAsia" w:asciiTheme="minorEastAsia" w:hAnsiTheme="minorEastAsia" w:cstheme="minorEastAsia"/>
        </w:rPr>
        <w:t>，并加上时间戳、地理位置信息作为一条踪迹记录(</w:t>
      </w:r>
      <w:r>
        <w:rPr>
          <w:rFonts w:asciiTheme="minorEastAsia" w:hAnsiTheme="minorEastAsia" w:cstheme="minorEastAsia"/>
          <w:b/>
          <w:color w:val="ED7D31" w:themeColor="accent2"/>
          <w:u w:val="single"/>
          <w14:textFill>
            <w14:solidFill>
              <w14:schemeClr w14:val="accent2"/>
            </w14:solidFill>
          </w14:textFill>
        </w:rPr>
        <w:t>trace record</w:t>
      </w:r>
      <w:r>
        <w:rPr>
          <w:rFonts w:asciiTheme="minorEastAsia" w:hAnsiTheme="minorEastAsia" w:cstheme="minorEastAsia"/>
        </w:rPr>
        <w:t>)</w:t>
      </w:r>
      <w:r>
        <w:rPr>
          <w:rFonts w:hint="eastAsia" w:asciiTheme="minorEastAsia" w:hAnsiTheme="minorEastAsia" w:cstheme="minorEastAsia"/>
        </w:rPr>
        <w:t>存在内存中。之后，固定设备会将固定一段时间内收到的所有匿名信息(16字符字符串)处理后通过S</w:t>
      </w:r>
      <w:r>
        <w:rPr>
          <w:rFonts w:asciiTheme="minorEastAsia" w:hAnsiTheme="minorEastAsia" w:cstheme="minorEastAsia"/>
        </w:rPr>
        <w:t>F=9</w:t>
      </w:r>
      <w:r>
        <w:rPr>
          <w:rFonts w:hint="eastAsia" w:asciiTheme="minorEastAsia" w:hAnsiTheme="minorEastAsia" w:cstheme="minorEastAsia"/>
        </w:rPr>
        <w:t>的LoRa信号发送给LoRa网关。固定设备同时也将从网关下载的风险名单伴随着唤醒信息发送给各个用户。由于LoRa包的大小(</w:t>
      </w:r>
      <w:r>
        <w:rPr>
          <w:rFonts w:asciiTheme="minorEastAsia" w:hAnsiTheme="minorEastAsia" w:cstheme="minorEastAsia"/>
        </w:rPr>
        <w:t>size)</w:t>
      </w:r>
      <w:r>
        <w:rPr>
          <w:rFonts w:hint="eastAsia" w:asciiTheme="minorEastAsia" w:hAnsiTheme="minorEastAsia" w:cstheme="minorEastAsia"/>
        </w:rPr>
        <w:t>限制，固定设备每次发送一条踪迹信息，并等待来自LoRa网关的ACK信息以及伴随ACK信息发来的风险名单。</w:t>
      </w:r>
      <w:commentRangeStart w:id="7"/>
      <w:r>
        <w:rPr>
          <w:rFonts w:hint="eastAsia" w:asciiTheme="minorEastAsia" w:hAnsiTheme="minorEastAsia" w:cstheme="minorEastAsia"/>
        </w:rPr>
        <w:t>每次发送一条踪迹信息后该设备会等待ACK信息</w:t>
      </w:r>
      <w:ins w:id="352" w:author="丧钟1420093349" w:date="2021-01-25T11:47:39Z">
        <w:r>
          <w:rPr>
            <w:rFonts w:hint="default" w:asciiTheme="minorEastAsia" w:hAnsiTheme="minorEastAsia" w:cstheme="minorEastAsia"/>
          </w:rPr>
          <w:t>1</w:t>
        </w:r>
      </w:ins>
      <w:ins w:id="353" w:author="丧钟1420093349" w:date="2021-01-25T11:47:40Z">
        <w:r>
          <w:rPr>
            <w:rFonts w:hint="default" w:asciiTheme="minorEastAsia" w:hAnsiTheme="minorEastAsia" w:cstheme="minorEastAsia"/>
          </w:rPr>
          <w:t>0</w:t>
        </w:r>
      </w:ins>
      <w:del w:id="354" w:author="丧钟1420093349" w:date="2021-01-25T11:47:39Z">
        <w:r>
          <w:rPr>
            <w:rFonts w:hint="eastAsia" w:asciiTheme="minorEastAsia" w:hAnsiTheme="minorEastAsia" w:cstheme="minorEastAsia"/>
          </w:rPr>
          <w:delText>5</w:delText>
        </w:r>
      </w:del>
      <w:r>
        <w:rPr>
          <w:rFonts w:hint="eastAsia" w:asciiTheme="minorEastAsia" w:hAnsiTheme="minorEastAsia" w:cstheme="minorEastAsia"/>
        </w:rPr>
        <w:t>秒钟时间，如果</w:t>
      </w:r>
      <w:ins w:id="355" w:author="丧钟1420093349" w:date="2021-01-25T11:47:42Z">
        <w:r>
          <w:rPr>
            <w:rFonts w:hint="default" w:asciiTheme="minorEastAsia" w:hAnsiTheme="minorEastAsia" w:cstheme="minorEastAsia"/>
          </w:rPr>
          <w:t>10</w:t>
        </w:r>
      </w:ins>
      <w:del w:id="356" w:author="丧钟1420093349" w:date="2021-01-25T11:47:41Z">
        <w:r>
          <w:rPr>
            <w:rFonts w:hint="eastAsia" w:asciiTheme="minorEastAsia" w:hAnsiTheme="minorEastAsia" w:cstheme="minorEastAsia"/>
          </w:rPr>
          <w:delText>5</w:delText>
        </w:r>
      </w:del>
      <w:r>
        <w:rPr>
          <w:rFonts w:hint="eastAsia" w:asciiTheme="minorEastAsia" w:hAnsiTheme="minorEastAsia" w:cstheme="minorEastAsia"/>
        </w:rPr>
        <w:t>秒时间后设备未收到来自LoRa网关的ACK信息，则再次发送并继续等待ACK信息</w:t>
      </w:r>
      <w:ins w:id="357" w:author="丧钟1420093349" w:date="2021-01-25T11:47:44Z">
        <w:r>
          <w:rPr>
            <w:rFonts w:hint="default" w:asciiTheme="minorEastAsia" w:hAnsiTheme="minorEastAsia" w:cstheme="minorEastAsia"/>
          </w:rPr>
          <w:t>10</w:t>
        </w:r>
      </w:ins>
      <w:del w:id="358" w:author="丧钟1420093349" w:date="2021-01-25T11:47:43Z">
        <w:r>
          <w:rPr>
            <w:rFonts w:hint="eastAsia" w:asciiTheme="minorEastAsia" w:hAnsiTheme="minorEastAsia" w:cstheme="minorEastAsia"/>
          </w:rPr>
          <w:delText>5</w:delText>
        </w:r>
      </w:del>
      <w:r>
        <w:rPr>
          <w:rFonts w:hint="eastAsia" w:asciiTheme="minorEastAsia" w:hAnsiTheme="minorEastAsia" w:cstheme="minorEastAsia"/>
        </w:rPr>
        <w:t>秒钟</w:t>
      </w:r>
      <w:commentRangeEnd w:id="7"/>
      <w:r>
        <w:commentReference w:id="7"/>
      </w:r>
      <w:r>
        <w:rPr>
          <w:rFonts w:hint="eastAsia" w:asciiTheme="minorEastAsia" w:hAnsiTheme="minorEastAsia" w:cstheme="minorEastAsia"/>
        </w:rPr>
        <w:t>，如此反复直到接收到ACK信息。当固定设备接收到来LoRa网关的ACK信息和风险名单后，设备会将踪迹记录列表(</w:t>
      </w:r>
      <w:r>
        <w:rPr>
          <w:rFonts w:asciiTheme="minorEastAsia" w:hAnsiTheme="minorEastAsia" w:cstheme="minorEastAsia"/>
          <w:b/>
          <w:color w:val="ED7D31" w:themeColor="accent2"/>
          <w:u w:val="single"/>
          <w14:textFill>
            <w14:solidFill>
              <w14:schemeClr w14:val="accent2"/>
            </w14:solidFill>
          </w14:textFill>
        </w:rPr>
        <w:t>trace record list</w:t>
      </w:r>
      <w:r>
        <w:rPr>
          <w:rFonts w:asciiTheme="minorEastAsia" w:hAnsiTheme="minorEastAsia" w:cstheme="minorEastAsia"/>
        </w:rPr>
        <w:t>)</w:t>
      </w:r>
      <w:r>
        <w:rPr>
          <w:rFonts w:hint="eastAsia" w:asciiTheme="minorEastAsia" w:hAnsiTheme="minorEastAsia" w:cstheme="minorEastAsia"/>
        </w:rPr>
        <w:t>中的开头一条记录(最近发出并接收到ACK的一条踪迹信息)删除，并把接收到的新的风险名单保存到内存中，更新本地的风险名单。</w:t>
      </w:r>
    </w:p>
    <w:p>
      <w:pPr>
        <w:pStyle w:val="15"/>
        <w:widowControl w:val="0"/>
        <w:numPr>
          <w:ilvl w:val="0"/>
          <w:numId w:val="5"/>
        </w:numPr>
        <w:jc w:val="both"/>
        <w:rPr>
          <w:rFonts w:asciiTheme="minorEastAsia" w:hAnsiTheme="minorEastAsia" w:cstheme="minorEastAsia"/>
        </w:rPr>
      </w:pPr>
      <w:r>
        <w:rPr>
          <w:rFonts w:hint="eastAsia" w:asciiTheme="minorEastAsia" w:hAnsiTheme="minorEastAsia" w:cstheme="minorEastAsia"/>
        </w:rPr>
        <w:t>移动设备(</w:t>
      </w:r>
      <w:r>
        <w:rPr>
          <w:rFonts w:asciiTheme="minorEastAsia" w:hAnsiTheme="minorEastAsia" w:cstheme="minorEastAsia"/>
          <w:b/>
          <w:color w:val="ED7D31" w:themeColor="accent2"/>
          <w:u w:val="single"/>
          <w14:textFill>
            <w14:solidFill>
              <w14:schemeClr w14:val="accent2"/>
            </w14:solidFill>
          </w14:textFill>
        </w:rPr>
        <w:t>mobile device</w:t>
      </w:r>
      <w:r>
        <w:rPr>
          <w:rFonts w:asciiTheme="minorEastAsia" w:hAnsiTheme="minorEastAsia" w:cstheme="minorEastAsia"/>
        </w:rPr>
        <w:t>)</w:t>
      </w:r>
      <w:r>
        <w:rPr>
          <w:rFonts w:hint="eastAsia" w:asciiTheme="minorEastAsia" w:hAnsiTheme="minorEastAsia" w:cstheme="minorEastAsia"/>
        </w:rPr>
        <w:t>，是</w:t>
      </w:r>
      <w:del w:id="359" w:author="小房" w:date="2021-01-21T22:00:41Z">
        <w:r>
          <w:rPr>
            <w:rFonts w:hint="eastAsia" w:asciiTheme="minorEastAsia" w:hAnsiTheme="minorEastAsia" w:cstheme="minorEastAsia"/>
            <w:lang w:val="en-US"/>
          </w:rPr>
          <w:delText>相关医疗机构售卖给</w:delText>
        </w:r>
      </w:del>
      <w:ins w:id="360" w:author="小房" w:date="2021-01-21T22:00:45Z">
        <w:r>
          <w:rPr>
            <w:rFonts w:hint="eastAsia" w:asciiTheme="minorEastAsia" w:hAnsiTheme="minorEastAsia" w:cstheme="minorEastAsia"/>
            <w:lang w:val="en-US" w:eastAsia="zh-Hans"/>
          </w:rPr>
          <w:t>政府部门</w:t>
        </w:r>
      </w:ins>
      <w:ins w:id="361" w:author="小房" w:date="2021-01-21T22:00:48Z">
        <w:r>
          <w:rPr>
            <w:rFonts w:hint="eastAsia" w:asciiTheme="minorEastAsia" w:hAnsiTheme="minorEastAsia" w:cstheme="minorEastAsia"/>
            <w:lang w:val="en-US" w:eastAsia="zh-Hans"/>
          </w:rPr>
          <w:t>配发给</w:t>
        </w:r>
      </w:ins>
      <w:r>
        <w:rPr>
          <w:rFonts w:hint="eastAsia" w:asciiTheme="minorEastAsia" w:hAnsiTheme="minorEastAsia" w:cstheme="minorEastAsia"/>
        </w:rPr>
        <w:t>用户的设备，由用户随身携带。每个用户持有一个移动设备，移动设备有一个指示灯(</w:t>
      </w:r>
      <w:r>
        <w:rPr>
          <w:rFonts w:asciiTheme="minorEastAsia" w:hAnsiTheme="minorEastAsia" w:cstheme="minorEastAsia"/>
          <w:b/>
          <w:color w:val="ED7D31" w:themeColor="accent2"/>
          <w:u w:val="single"/>
          <w14:textFill>
            <w14:solidFill>
              <w14:schemeClr w14:val="accent2"/>
            </w14:solidFill>
          </w14:textFill>
        </w:rPr>
        <w:t>indicator light</w:t>
      </w:r>
      <w:r>
        <w:rPr>
          <w:rFonts w:asciiTheme="minorEastAsia" w:hAnsiTheme="minorEastAsia" w:cstheme="minorEastAsia"/>
        </w:rPr>
        <w:t>)</w:t>
      </w:r>
      <w:r>
        <w:rPr>
          <w:rFonts w:hint="eastAsia" w:asciiTheme="minorEastAsia" w:hAnsiTheme="minorEastAsia" w:cstheme="minorEastAsia"/>
        </w:rPr>
        <w:t>来表示用户健康状态。移动设备轻便小巧、便于携带，尽量减少携带该设备给用户带来的不便影响。移动设备会周期性地更新现用匿名(</w:t>
      </w:r>
      <w:r>
        <w:rPr>
          <w:rFonts w:asciiTheme="minorEastAsia" w:hAnsiTheme="minorEastAsia" w:cstheme="minorEastAsia"/>
          <w:b/>
          <w:color w:val="ED7D31" w:themeColor="accent2"/>
          <w:u w:val="single"/>
          <w14:textFill>
            <w14:solidFill>
              <w14:schemeClr w14:val="accent2"/>
            </w14:solidFill>
          </w14:textFill>
        </w:rPr>
        <w:t>present pseudonym</w:t>
      </w:r>
      <w:r>
        <w:rPr>
          <w:rFonts w:asciiTheme="minorEastAsia" w:hAnsiTheme="minorEastAsia" w:cstheme="minorEastAsia"/>
        </w:rPr>
        <w:t>)</w:t>
      </w:r>
      <w:r>
        <w:rPr>
          <w:rFonts w:hint="eastAsia" w:asciiTheme="minorEastAsia" w:hAnsiTheme="minorEastAsia" w:cstheme="minorEastAsia"/>
        </w:rPr>
        <w:t>、保存2</w:t>
      </w:r>
      <w:r>
        <w:rPr>
          <w:rFonts w:asciiTheme="minorEastAsia" w:hAnsiTheme="minorEastAsia" w:cstheme="minorEastAsia"/>
        </w:rPr>
        <w:t>1</w:t>
      </w:r>
      <w:r>
        <w:rPr>
          <w:rFonts w:hint="eastAsia" w:asciiTheme="minorEastAsia" w:hAnsiTheme="minorEastAsia" w:cstheme="minorEastAsia"/>
        </w:rPr>
        <w:t>天内使用过的匿名。移动设备会在收到来自固定设备的唤醒信息后，将现用匿名信息通过LoRa信号发送给固定设备，之后进入固定时长的休眠模式(</w:t>
      </w:r>
      <w:r>
        <w:rPr>
          <w:rFonts w:asciiTheme="minorEastAsia" w:hAnsiTheme="minorEastAsia" w:cstheme="minorEastAsia"/>
          <w:b/>
          <w:color w:val="ED7D31" w:themeColor="accent2"/>
          <w:u w:val="single"/>
          <w14:textFill>
            <w14:solidFill>
              <w14:schemeClr w14:val="accent2"/>
            </w14:solidFill>
          </w14:textFill>
        </w:rPr>
        <w:t>sleeping mode</w:t>
      </w:r>
      <w:r>
        <w:rPr>
          <w:rFonts w:asciiTheme="minorEastAsia" w:hAnsiTheme="minorEastAsia" w:cstheme="minorEastAsia"/>
        </w:rPr>
        <w:t>)</w:t>
      </w:r>
      <w:r>
        <w:rPr>
          <w:rFonts w:hint="eastAsia" w:asciiTheme="minorEastAsia" w:hAnsiTheme="minorEastAsia" w:cstheme="minorEastAsia"/>
        </w:rPr>
        <w:t>。移动设备只能在休眠模式结束后才能接收唤醒信息并发送现用匿名信息。移动设备在接收到来自固定设备的风险名单后，根据名单内容改编自身的指示灯颜色。移动设备接收并识别固定设备发送的唤醒信息，并保存伴随唤醒信息发来的风险名单(1</w:t>
      </w:r>
      <w:r>
        <w:rPr>
          <w:rFonts w:asciiTheme="minorEastAsia" w:hAnsiTheme="minorEastAsia" w:cstheme="minorEastAsia"/>
        </w:rPr>
        <w:t>6</w:t>
      </w:r>
      <w:r>
        <w:rPr>
          <w:rFonts w:hint="eastAsia" w:asciiTheme="minorEastAsia" w:hAnsiTheme="minorEastAsia" w:cstheme="minorEastAsia"/>
        </w:rPr>
        <w:t>字符的字符串组成的列表)。之后该移动设备向固定设备发送现用匿名(16字符字符串)作为回复，并同时将最近</w:t>
      </w:r>
      <w:r>
        <w:rPr>
          <w:rFonts w:asciiTheme="minorEastAsia" w:hAnsiTheme="minorEastAsia" w:cstheme="minorEastAsia"/>
        </w:rPr>
        <w:t>21</w:t>
      </w:r>
      <w:r>
        <w:rPr>
          <w:rFonts w:hint="eastAsia" w:asciiTheme="minorEastAsia" w:hAnsiTheme="minorEastAsia" w:cstheme="minorEastAsia"/>
        </w:rPr>
        <w:t>天使用过的匿名信息从存储中调入内存，与风险名单进行匹配，如果匹配成功且本来用户的感染风险级别为无风险(绿色)，则更改感染风险级别为有风险(黄色)。密切接触者用户(指示灯黄色)需要前往特定的医疗机构检查，并且诊断专家可以获取存储在移动设备中的所有近</w:t>
      </w:r>
      <w:r>
        <w:rPr>
          <w:rFonts w:asciiTheme="minorEastAsia" w:hAnsiTheme="minorEastAsia" w:cstheme="minorEastAsia"/>
        </w:rPr>
        <w:t>21</w:t>
      </w:r>
      <w:r>
        <w:rPr>
          <w:rFonts w:hint="eastAsia" w:asciiTheme="minorEastAsia" w:hAnsiTheme="minorEastAsia" w:cstheme="minorEastAsia"/>
        </w:rPr>
        <w:t>天使用过的匿名。若某个用户被确诊为患者，则诊断专家可以将设备的用户的感染风险级别更改为确诊(红色)。若该用户经检查后确定没有检测出病毒，则诊断专家可以将设备的用户的感染风险级别更改为无风险(绿色)</w:t>
      </w:r>
    </w:p>
    <w:p>
      <w:pPr>
        <w:pStyle w:val="15"/>
        <w:widowControl w:val="0"/>
        <w:numPr>
          <w:ilvl w:val="0"/>
          <w:numId w:val="5"/>
        </w:numPr>
        <w:jc w:val="both"/>
        <w:rPr>
          <w:rFonts w:asciiTheme="minorEastAsia" w:hAnsiTheme="minorEastAsia" w:cstheme="minorEastAsia"/>
        </w:rPr>
      </w:pPr>
      <w:r>
        <w:rPr>
          <w:rFonts w:hint="eastAsia" w:asciiTheme="minorEastAsia" w:hAnsiTheme="minorEastAsia" w:cstheme="minorEastAsia"/>
        </w:rPr>
        <w:t>L</w:t>
      </w:r>
      <w:r>
        <w:rPr>
          <w:rFonts w:asciiTheme="minorEastAsia" w:hAnsiTheme="minorEastAsia" w:cstheme="minorEastAsia"/>
        </w:rPr>
        <w:t>oRa</w:t>
      </w:r>
      <w:r>
        <w:rPr>
          <w:rFonts w:hint="eastAsia" w:asciiTheme="minorEastAsia" w:hAnsiTheme="minorEastAsia" w:cstheme="minorEastAsia"/>
        </w:rPr>
        <w:t>网关(</w:t>
      </w:r>
      <w:r>
        <w:rPr>
          <w:rFonts w:asciiTheme="minorEastAsia" w:hAnsiTheme="minorEastAsia" w:cstheme="minorEastAsia"/>
          <w:b/>
          <w:color w:val="ED7D31" w:themeColor="accent2"/>
          <w:u w:val="single"/>
          <w14:textFill>
            <w14:solidFill>
              <w14:schemeClr w14:val="accent2"/>
            </w14:solidFill>
          </w14:textFill>
        </w:rPr>
        <w:t>LoRa gateway</w:t>
      </w:r>
      <w:r>
        <w:rPr>
          <w:rFonts w:asciiTheme="minorEastAsia" w:hAnsiTheme="minorEastAsia" w:cstheme="minorEastAsia"/>
        </w:rPr>
        <w:t>)</w:t>
      </w:r>
      <w:r>
        <w:rPr>
          <w:rFonts w:hint="eastAsia" w:asciiTheme="minorEastAsia" w:hAnsiTheme="minorEastAsia" w:cstheme="minorEastAsia"/>
        </w:rPr>
        <w:t>，是接收LoRa信号、读取匿名信息、上传到因特网的设备，是连接LoRa物联网部分与因特网部分的桥梁。它是固定地理位置上的计算性能强、信号收发性能强的设备，接收范围较大，可以接收区级行政单位范围内的来自固定设备的基于SF=</w:t>
      </w:r>
      <w:r>
        <w:rPr>
          <w:rFonts w:asciiTheme="minorEastAsia" w:hAnsiTheme="minorEastAsia" w:cstheme="minorEastAsia"/>
        </w:rPr>
        <w:t>9</w:t>
      </w:r>
      <w:r>
        <w:rPr>
          <w:rFonts w:hint="eastAsia" w:asciiTheme="minorEastAsia" w:hAnsiTheme="minorEastAsia" w:cstheme="minorEastAsia"/>
        </w:rPr>
        <w:t>、频段为CN470的LoRa的踪迹信息。LoRa网关接收固定设备发来的匿名信息列表并缓存在本地。之后，LoRa网关将每条匿名信息签名、处理成区块并上传到踪迹区块链上，同时具有验证踪迹信息、维护区块链的功能。此时，移动设备通过LoRa发出的匿名信息被成功上传到了踪迹区块链中。一个LoRa网关一般可以覆盖周围</w:t>
      </w:r>
      <w:r>
        <w:rPr>
          <w:rFonts w:asciiTheme="minorEastAsia" w:hAnsiTheme="minorEastAsia" w:cstheme="minorEastAsia"/>
        </w:rPr>
        <w:t>7~9</w:t>
      </w:r>
      <w:r>
        <w:rPr>
          <w:rFonts w:hint="eastAsia" w:asciiTheme="minorEastAsia" w:hAnsiTheme="minorEastAsia" w:cstheme="minorEastAsia"/>
        </w:rPr>
        <w:t>所大型公共建筑。</w:t>
      </w:r>
    </w:p>
    <w:p>
      <w:pPr>
        <w:pStyle w:val="15"/>
        <w:numPr>
          <w:ilvl w:val="0"/>
          <w:numId w:val="5"/>
        </w:numPr>
        <w:rPr>
          <w:rFonts w:asciiTheme="minorEastAsia" w:hAnsiTheme="minorEastAsia" w:cstheme="minorEastAsia"/>
        </w:rPr>
      </w:pPr>
      <w:r>
        <w:rPr>
          <w:rFonts w:hint="eastAsia" w:asciiTheme="minorEastAsia" w:hAnsiTheme="minorEastAsia" w:cstheme="minorEastAsia"/>
        </w:rPr>
        <w:t>诊断专家(</w:t>
      </w:r>
      <w:r>
        <w:rPr>
          <w:rFonts w:asciiTheme="minorEastAsia" w:hAnsiTheme="minorEastAsia" w:cstheme="minorEastAsia"/>
          <w:b/>
          <w:color w:val="ED7D31" w:themeColor="accent2"/>
          <w:u w:val="single"/>
          <w14:textFill>
            <w14:solidFill>
              <w14:schemeClr w14:val="accent2"/>
            </w14:solidFill>
          </w14:textFill>
        </w:rPr>
        <w:t>Diagnosticians</w:t>
      </w:r>
      <w:r>
        <w:rPr>
          <w:rFonts w:hint="eastAsia" w:asciiTheme="minorEastAsia" w:hAnsiTheme="minorEastAsia" w:cstheme="minorEastAsia"/>
        </w:rPr>
        <w:t>)，是对密切接触者(</w:t>
      </w:r>
      <w:r>
        <w:rPr>
          <w:rFonts w:asciiTheme="minorEastAsia" w:hAnsiTheme="minorEastAsia" w:cstheme="minorEastAsia"/>
          <w:b/>
          <w:color w:val="ED7D31" w:themeColor="accent2"/>
          <w:u w:val="single"/>
          <w14:textFill>
            <w14:solidFill>
              <w14:schemeClr w14:val="accent2"/>
            </w14:solidFill>
          </w14:textFill>
        </w:rPr>
        <w:t>close contacts</w:t>
      </w:r>
      <w:r>
        <w:rPr>
          <w:rFonts w:asciiTheme="minorEastAsia" w:hAnsiTheme="minorEastAsia" w:cstheme="minorEastAsia"/>
        </w:rPr>
        <w:t>)</w:t>
      </w:r>
      <w:r>
        <w:rPr>
          <w:rFonts w:hint="eastAsia" w:asciiTheme="minorEastAsia" w:hAnsiTheme="minorEastAsia" w:cstheme="minorEastAsia"/>
        </w:rPr>
        <w:t>进行诊断来确定是否是感染者的机构。诊断专家有权根据密切接触者的感染情况更改他们的移动设备的指示灯颜色。确诊患者(</w:t>
      </w:r>
      <w:r>
        <w:rPr>
          <w:rFonts w:asciiTheme="minorEastAsia" w:hAnsiTheme="minorEastAsia" w:cstheme="minorEastAsia"/>
          <w:b/>
          <w:color w:val="ED7D31" w:themeColor="accent2"/>
          <w:u w:val="single"/>
          <w14:textFill>
            <w14:solidFill>
              <w14:schemeClr w14:val="accent2"/>
            </w14:solidFill>
          </w14:textFill>
        </w:rPr>
        <w:t>diagnosed patients</w:t>
      </w:r>
      <w:r>
        <w:rPr>
          <w:rFonts w:asciiTheme="minorEastAsia" w:hAnsiTheme="minorEastAsia" w:cstheme="minorEastAsia"/>
        </w:rPr>
        <w:t>)</w:t>
      </w:r>
      <w:r>
        <w:rPr>
          <w:rFonts w:hint="eastAsia" w:asciiTheme="minorEastAsia" w:hAnsiTheme="minorEastAsia" w:cstheme="minorEastAsia"/>
        </w:rPr>
        <w:t>需要将自己的移动设备存储的2</w:t>
      </w:r>
      <w:r>
        <w:rPr>
          <w:rFonts w:asciiTheme="minorEastAsia" w:hAnsiTheme="minorEastAsia" w:cstheme="minorEastAsia"/>
        </w:rPr>
        <w:t>1</w:t>
      </w:r>
      <w:r>
        <w:rPr>
          <w:rFonts w:hint="eastAsia" w:asciiTheme="minorEastAsia" w:hAnsiTheme="minorEastAsia" w:cstheme="minorEastAsia"/>
        </w:rPr>
        <w:t>天内使用过的匿名信息提供给诊断专家，之后，诊断专家将患者的所有匿名信息上传。应用程序通过患者的匿名信息去查询密切接触者的匿名信息，并将这些查询到的匿名信息发送给固定设备。诊断专家可以操作风险名单，比如，他们可以上传患者匿名名单、删除风险名单中的匿名信息。</w:t>
      </w:r>
    </w:p>
    <w:p>
      <w:pPr>
        <w:rPr>
          <w:rFonts w:asciiTheme="minorEastAsia" w:hAnsiTheme="minorEastAsia" w:cstheme="minorEastAsia"/>
        </w:rPr>
      </w:pPr>
      <w:ins w:id="362" w:author="丧钟1420093349" w:date="2021-01-25T13:32:11Z">
        <w:r>
          <w:rPr>
            <w:rFonts w:asciiTheme="minorEastAsia" w:hAnsiTheme="minorEastAsia" w:cstheme="minorEastAsia"/>
          </w:rPr>
          <w:drawing>
            <wp:inline distT="0" distB="0" distL="114300" distR="114300">
              <wp:extent cx="5721350" cy="4423410"/>
              <wp:effectExtent l="0" t="0" r="19050" b="21590"/>
              <wp:docPr id="7" name="Picture 7"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orkflow"/>
                      <pic:cNvPicPr>
                        <a:picLocks noChangeAspect="1"/>
                      </pic:cNvPicPr>
                    </pic:nvPicPr>
                    <pic:blipFill>
                      <a:blip r:embed="rId8"/>
                      <a:stretch>
                        <a:fillRect/>
                      </a:stretch>
                    </pic:blipFill>
                    <pic:spPr>
                      <a:xfrm>
                        <a:off x="0" y="0"/>
                        <a:ext cx="5721350" cy="4423410"/>
                      </a:xfrm>
                      <a:prstGeom prst="rect">
                        <a:avLst/>
                      </a:prstGeom>
                    </pic:spPr>
                  </pic:pic>
                </a:graphicData>
              </a:graphic>
            </wp:inline>
          </w:drawing>
        </w:r>
      </w:ins>
      <w:del w:id="364" w:author="丧钟1420093349" w:date="2021-01-25T13:31:56Z">
        <w:r>
          <w:rPr>
            <w:rFonts w:asciiTheme="minorEastAsia" w:hAnsiTheme="minorEastAsia" w:cstheme="minorEastAsia"/>
          </w:rPr>
          <w:drawing>
            <wp:inline distT="0" distB="0" distL="0" distR="0">
              <wp:extent cx="5727700" cy="3813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813175"/>
                      </a:xfrm>
                      <a:prstGeom prst="rect">
                        <a:avLst/>
                      </a:prstGeom>
                    </pic:spPr>
                  </pic:pic>
                </a:graphicData>
              </a:graphic>
            </wp:inline>
          </w:drawing>
        </w:r>
      </w:del>
    </w:p>
    <w:p>
      <w:pPr>
        <w:jc w:val="center"/>
        <w:rPr>
          <w:rFonts w:asciiTheme="minorEastAsia" w:hAnsiTheme="minorEastAsia" w:cstheme="minorEastAsia"/>
        </w:rPr>
      </w:pPr>
      <w:r>
        <w:rPr>
          <w:rFonts w:asciiTheme="minorEastAsia" w:hAnsiTheme="minorEastAsia" w:cstheme="minorEastAsia"/>
        </w:rPr>
        <w:t>F</w:t>
      </w:r>
      <w:r>
        <w:rPr>
          <w:rFonts w:hint="eastAsia" w:asciiTheme="minorEastAsia" w:hAnsiTheme="minorEastAsia" w:cstheme="minorEastAsia"/>
        </w:rPr>
        <w:t>ig</w:t>
      </w:r>
      <w:r>
        <w:rPr>
          <w:rFonts w:asciiTheme="minorEastAsia" w:hAnsiTheme="minorEastAsia" w:cstheme="minorEastAsia"/>
        </w:rPr>
        <w:t xml:space="preserve"> 1.</w:t>
      </w:r>
      <w:commentRangeStart w:id="8"/>
      <w:r>
        <w:rPr>
          <w:rFonts w:asciiTheme="minorEastAsia" w:hAnsiTheme="minorEastAsia" w:cstheme="minorEastAsia"/>
        </w:rPr>
        <w:t xml:space="preserve"> </w:t>
      </w:r>
      <w:r>
        <w:rPr>
          <w:rFonts w:hint="eastAsia" w:asciiTheme="minorEastAsia" w:hAnsiTheme="minorEastAsia" w:cstheme="minorEastAsia"/>
        </w:rPr>
        <w:t>LoBeTrace工作流程图</w:t>
      </w:r>
      <w:commentRangeEnd w:id="8"/>
      <w:r>
        <w:commentReference w:id="8"/>
      </w:r>
    </w:p>
    <w:p>
      <w:pPr>
        <w:jc w:val="center"/>
        <w:rPr>
          <w:rFonts w:asciiTheme="minorEastAsia" w:hAnsiTheme="minorEastAsia" w:cstheme="minorEastAsia"/>
        </w:rPr>
      </w:pPr>
    </w:p>
    <w:p>
      <w:pPr>
        <w:pStyle w:val="15"/>
        <w:numPr>
          <w:ilvl w:val="1"/>
          <w:numId w:val="2"/>
        </w:numPr>
        <w:rPr>
          <w:sz w:val="40"/>
          <w:szCs w:val="40"/>
        </w:rPr>
      </w:pPr>
      <w:commentRangeStart w:id="9"/>
      <w:r>
        <w:rPr>
          <w:sz w:val="40"/>
          <w:szCs w:val="40"/>
        </w:rPr>
        <w:t>Workflow of LoBeTrace</w:t>
      </w:r>
      <w:commentRangeEnd w:id="9"/>
      <w:r>
        <w:commentReference w:id="9"/>
      </w:r>
    </w:p>
    <w:p>
      <w:pPr>
        <w:widowControl w:val="0"/>
        <w:ind w:firstLine="567"/>
        <w:jc w:val="both"/>
        <w:rPr>
          <w:ins w:id="366" w:author="丧钟1420093349" w:date="2021-01-27T20:38:11Z"/>
          <w:rFonts w:hint="eastAsia" w:asciiTheme="minorEastAsia" w:hAnsiTheme="minorEastAsia" w:cstheme="minorEastAsia"/>
          <w:b/>
          <w:color w:val="00B0F0"/>
          <w:u w:val="single"/>
        </w:rPr>
      </w:pPr>
      <w:ins w:id="367" w:author="丧钟1420093349" w:date="2021-01-27T20:38:12Z">
        <w:r>
          <w:rPr>
            <w:rFonts w:hint="eastAsia" w:asciiTheme="minorEastAsia" w:hAnsiTheme="minorEastAsia" w:cstheme="minorEastAsia"/>
          </w:rPr>
          <w:t>我们认为</w:t>
        </w:r>
      </w:ins>
      <w:ins w:id="368" w:author="丧钟1420093349" w:date="2021-01-27T20:38:12Z">
        <w:r>
          <w:rPr>
            <w:rFonts w:hint="default" w:asciiTheme="minorEastAsia" w:hAnsiTheme="minorEastAsia" w:cstheme="minorEastAsia"/>
          </w:rPr>
          <w:t>某人</w:t>
        </w:r>
      </w:ins>
      <w:ins w:id="369" w:author="丧钟1420093349" w:date="2021-01-27T20:38:12Z">
        <w:r>
          <w:rPr>
            <w:rFonts w:hint="eastAsia" w:asciiTheme="minorEastAsia" w:hAnsiTheme="minorEastAsia" w:cstheme="minorEastAsia"/>
          </w:rPr>
          <w:t>在患者的踪迹记录的</w:t>
        </w:r>
      </w:ins>
      <w:ins w:id="370" w:author="丧钟1420093349" w:date="2021-01-27T20:38:12Z">
        <w:r>
          <w:rPr>
            <w:rFonts w:hint="default" w:asciiTheme="minorEastAsia" w:hAnsiTheme="minorEastAsia" w:cstheme="minorEastAsia"/>
          </w:rPr>
          <w:t>产生</w:t>
        </w:r>
      </w:ins>
      <w:ins w:id="371" w:author="丧钟1420093349" w:date="2021-01-27T20:38:12Z">
        <w:r>
          <w:rPr>
            <w:rFonts w:hint="eastAsia" w:asciiTheme="minorEastAsia" w:hAnsiTheme="minorEastAsia" w:cstheme="minorEastAsia"/>
          </w:rPr>
          <w:t>时间戳的前后1小时内出现均算作</w:t>
        </w:r>
      </w:ins>
      <w:ins w:id="372" w:author="丧钟1420093349" w:date="2021-01-27T20:38:12Z">
        <w:r>
          <w:rPr>
            <w:rFonts w:hint="default" w:asciiTheme="minorEastAsia" w:hAnsiTheme="minorEastAsia" w:cstheme="minorEastAsia"/>
          </w:rPr>
          <w:t>密切接触，则此人的该条记录算作</w:t>
        </w:r>
      </w:ins>
      <w:ins w:id="373" w:author="丧钟1420093349" w:date="2021-01-27T20:38:12Z">
        <w:r>
          <w:rPr>
            <w:rFonts w:hint="eastAsia" w:asciiTheme="minorEastAsia" w:hAnsiTheme="minorEastAsia" w:cstheme="minorEastAsia"/>
          </w:rPr>
          <w:t>风险踪迹记录，因为每个人进入某个建筑通常情况下都会逗留</w:t>
        </w:r>
      </w:ins>
      <w:ins w:id="374" w:author="丧钟1420093349" w:date="2021-01-27T20:38:12Z">
        <w:r>
          <w:rPr>
            <w:rFonts w:hint="default" w:asciiTheme="minorEastAsia" w:hAnsiTheme="minorEastAsia" w:cstheme="minorEastAsia"/>
          </w:rPr>
          <w:t>大约30min</w:t>
        </w:r>
      </w:ins>
      <w:ins w:id="375" w:author="丧钟1420093349" w:date="2021-01-27T20:38:12Z">
        <w:r>
          <w:rPr>
            <w:rFonts w:hint="eastAsia" w:asciiTheme="minorEastAsia" w:hAnsiTheme="minorEastAsia" w:cstheme="minorEastAsia"/>
          </w:rPr>
          <w:t>。</w:t>
        </w:r>
      </w:ins>
    </w:p>
    <w:p>
      <w:pPr>
        <w:widowControl w:val="0"/>
        <w:ind w:firstLine="567"/>
        <w:jc w:val="both"/>
        <w:rPr>
          <w:rFonts w:asciiTheme="minorEastAsia" w:hAnsiTheme="minorEastAsia" w:cstheme="minorEastAsia"/>
          <w:b/>
          <w:color w:val="00B0F0"/>
          <w:u w:val="single"/>
        </w:rPr>
      </w:pPr>
      <w:r>
        <w:rPr>
          <w:rFonts w:hint="eastAsia" w:asciiTheme="minorEastAsia" w:hAnsiTheme="minorEastAsia" w:cstheme="minorEastAsia"/>
          <w:b/>
          <w:color w:val="00B0F0"/>
          <w:u w:val="single"/>
        </w:rPr>
        <w:t>Step</w:t>
      </w:r>
      <w:r>
        <w:rPr>
          <w:rFonts w:asciiTheme="minorEastAsia" w:hAnsiTheme="minorEastAsia" w:cstheme="minorEastAsia"/>
          <w:b/>
          <w:color w:val="00B0F0"/>
          <w:u w:val="single"/>
        </w:rPr>
        <w:t>1:</w:t>
      </w:r>
    </w:p>
    <w:p>
      <w:pPr>
        <w:widowControl w:val="0"/>
        <w:ind w:firstLine="567"/>
        <w:jc w:val="both"/>
        <w:rPr>
          <w:rFonts w:asciiTheme="minorEastAsia" w:hAnsiTheme="minorEastAsia" w:cstheme="minorEastAsia"/>
        </w:rPr>
      </w:pPr>
      <w:r>
        <w:rPr>
          <w:rFonts w:hint="eastAsia" w:asciiTheme="minorEastAsia" w:hAnsiTheme="minorEastAsia" w:cstheme="minorEastAsia"/>
        </w:rPr>
        <w:t>固定设备总共运行两个进程：接收兼处理进程和发送进程；</w:t>
      </w:r>
    </w:p>
    <w:p>
      <w:pPr>
        <w:widowControl w:val="0"/>
        <w:ind w:firstLine="567"/>
        <w:jc w:val="both"/>
        <w:rPr>
          <w:rFonts w:asciiTheme="minorEastAsia" w:hAnsiTheme="minorEastAsia" w:cstheme="minorEastAsia"/>
        </w:rPr>
      </w:pPr>
      <w:r>
        <w:rPr>
          <w:rFonts w:hint="eastAsia" w:asciiTheme="minorEastAsia" w:hAnsiTheme="minorEastAsia" w:cstheme="minorEastAsia"/>
        </w:rPr>
        <w:t>首先会通过SF=</w:t>
      </w:r>
      <w:r>
        <w:rPr>
          <w:rFonts w:asciiTheme="minorEastAsia" w:hAnsiTheme="minorEastAsia" w:cstheme="minorEastAsia"/>
        </w:rPr>
        <w:t>9</w:t>
      </w:r>
      <w:r>
        <w:rPr>
          <w:rFonts w:hint="eastAsia" w:asciiTheme="minorEastAsia" w:hAnsiTheme="minorEastAsia" w:cstheme="minorEastAsia"/>
        </w:rPr>
        <w:t>的、频段为CN470的LoRa信号向LoRa网关发送时间戳请求(</w:t>
      </w:r>
      <w:r>
        <w:rPr>
          <w:rFonts w:asciiTheme="minorEastAsia" w:hAnsiTheme="minorEastAsia" w:cstheme="minorEastAsia"/>
          <w:b/>
          <w:color w:val="ED7D31" w:themeColor="accent2"/>
          <w:u w:val="single"/>
          <w14:textFill>
            <w14:solidFill>
              <w14:schemeClr w14:val="accent2"/>
            </w14:solidFill>
          </w14:textFill>
        </w:rPr>
        <w:t>timestamp request</w:t>
      </w:r>
      <w:r>
        <w:rPr>
          <w:rFonts w:asciiTheme="minorEastAsia" w:hAnsiTheme="minorEastAsia" w:cstheme="minorEastAsia"/>
        </w:rPr>
        <w:t>)</w:t>
      </w:r>
      <w:r>
        <w:rPr>
          <w:rFonts w:hint="eastAsia" w:asciiTheme="minorEastAsia" w:hAnsiTheme="minorEastAsia" w:cstheme="minorEastAsia"/>
        </w:rPr>
        <w:t>，以从L</w:t>
      </w:r>
      <w:r>
        <w:rPr>
          <w:rFonts w:asciiTheme="minorEastAsia" w:hAnsiTheme="minorEastAsia" w:cstheme="minorEastAsia"/>
        </w:rPr>
        <w:t>oRa</w:t>
      </w:r>
      <w:r>
        <w:rPr>
          <w:rFonts w:hint="eastAsia" w:asciiTheme="minorEastAsia" w:hAnsiTheme="minorEastAsia" w:cstheme="minorEastAsia"/>
        </w:rPr>
        <w:t>网关获取当前时间戳。只有获取了当前的时间之后，固定设备才能开始正常工作，否则不能进行正常工作，即在脱离了LoRa网关的情况下固定设备就无法工作。</w:t>
      </w:r>
    </w:p>
    <w:p>
      <w:pPr>
        <w:widowControl w:val="0"/>
        <w:ind w:firstLine="567"/>
        <w:jc w:val="both"/>
        <w:rPr>
          <w:rFonts w:asciiTheme="minorEastAsia" w:hAnsiTheme="minorEastAsia" w:cstheme="minorEastAsia"/>
        </w:rPr>
      </w:pPr>
      <w:r>
        <w:rPr>
          <w:rFonts w:hint="eastAsia" w:asciiTheme="minorEastAsia" w:hAnsiTheme="minorEastAsia" w:cstheme="minorEastAsia"/>
        </w:rPr>
        <w:t>公共场所的工作人员需要通过使用移动设备向固定设备发送若干数据包以供固定设备确定接受范围，以免接收到场所外的无关信息。在此期间，工作人员需要将移动设备和固定设备调节到范围检测模式(</w:t>
      </w:r>
      <w:r>
        <w:rPr>
          <w:rFonts w:asciiTheme="minorEastAsia" w:hAnsiTheme="minorEastAsia" w:cstheme="minorEastAsia"/>
          <w:b/>
          <w:color w:val="ED7D31" w:themeColor="accent2"/>
          <w:u w:val="single"/>
          <w14:textFill>
            <w14:solidFill>
              <w14:schemeClr w14:val="accent2"/>
            </w14:solidFill>
          </w14:textFill>
        </w:rPr>
        <w:t>Scope detection mode</w:t>
      </w:r>
      <w:r>
        <w:rPr>
          <w:rFonts w:asciiTheme="minorEastAsia" w:hAnsiTheme="minorEastAsia" w:cstheme="minorEastAsia"/>
        </w:rPr>
        <w:t>)</w:t>
      </w:r>
      <w:r>
        <w:rPr>
          <w:rFonts w:hint="eastAsia" w:asciiTheme="minorEastAsia" w:hAnsiTheme="minorEastAsia" w:cstheme="minorEastAsia"/>
        </w:rPr>
        <w:t>，然后移动设备会不断地每隔0</w:t>
      </w:r>
      <w:r>
        <w:rPr>
          <w:rFonts w:asciiTheme="minorEastAsia" w:hAnsiTheme="minorEastAsia" w:cstheme="minorEastAsia"/>
        </w:rPr>
        <w:t>.5</w:t>
      </w:r>
      <w:r>
        <w:rPr>
          <w:rFonts w:hint="eastAsia" w:asciiTheme="minorEastAsia" w:hAnsiTheme="minorEastAsia" w:cstheme="minorEastAsia"/>
        </w:rPr>
        <w:t>s发出一个数据包。第一次采集数据需要工作人员手持移动设备在公共场所内和场所边缘移动，第二次采集数据需要工作人员手持移动设备在公共场所外移动。之后，固定设备会使用KNN算法计算出一个RSSI中间值。之后，固定设备会根据收到的来自移动设备的信号的RSSI值来判断是否是自己管辖的范围内的设备发出的信号。</w:t>
      </w:r>
    </w:p>
    <w:p>
      <w:pPr>
        <w:widowControl w:val="0"/>
        <w:ind w:firstLine="567"/>
        <w:jc w:val="both"/>
        <w:rPr>
          <w:rFonts w:asciiTheme="minorEastAsia" w:hAnsiTheme="minorEastAsia" w:cstheme="minorEastAsia"/>
          <w:b/>
          <w:color w:val="00B0F0"/>
          <w:u w:val="single"/>
        </w:rPr>
      </w:pPr>
      <w:r>
        <w:rPr>
          <w:rFonts w:hint="eastAsia" w:asciiTheme="minorEastAsia" w:hAnsiTheme="minorEastAsia" w:cstheme="minorEastAsia"/>
          <w:b/>
          <w:color w:val="00B0F0"/>
          <w:u w:val="single"/>
        </w:rPr>
        <w:t>Step</w:t>
      </w:r>
      <w:r>
        <w:rPr>
          <w:rFonts w:asciiTheme="minorEastAsia" w:hAnsiTheme="minorEastAsia" w:cstheme="minorEastAsia"/>
          <w:b/>
          <w:color w:val="00B0F0"/>
          <w:u w:val="single"/>
        </w:rPr>
        <w:t>2:</w:t>
      </w:r>
    </w:p>
    <w:p>
      <w:pPr>
        <w:widowControl w:val="0"/>
        <w:ind w:firstLine="567"/>
        <w:jc w:val="both"/>
        <w:rPr>
          <w:rFonts w:asciiTheme="minorEastAsia" w:hAnsiTheme="minorEastAsia" w:cstheme="minorEastAsia"/>
        </w:rPr>
      </w:pPr>
      <w:commentRangeStart w:id="10"/>
      <w:r>
        <w:rPr>
          <w:rFonts w:hint="eastAsia" w:asciiTheme="minorEastAsia" w:hAnsiTheme="minorEastAsia" w:cstheme="minorEastAsia"/>
        </w:rPr>
        <w:t>固定设备会周期性地每</w:t>
      </w:r>
      <w:ins w:id="376" w:author="丧钟1420093349" w:date="2021-01-26T08:51:21Z">
        <w:r>
          <w:rPr>
            <w:rFonts w:hint="default" w:asciiTheme="minorEastAsia" w:hAnsiTheme="minorEastAsia" w:cstheme="minorEastAsia"/>
          </w:rPr>
          <w:t>10</w:t>
        </w:r>
      </w:ins>
      <w:del w:id="377" w:author="丧钟1420093349" w:date="2021-01-26T08:51:20Z">
        <w:r>
          <w:rPr>
            <w:rFonts w:hint="eastAsia" w:asciiTheme="minorEastAsia" w:hAnsiTheme="minorEastAsia" w:cstheme="minorEastAsia"/>
          </w:rPr>
          <w:delText>5</w:delText>
        </w:r>
      </w:del>
      <w:r>
        <w:rPr>
          <w:rFonts w:hint="eastAsia" w:asciiTheme="minorEastAsia" w:hAnsiTheme="minorEastAsia" w:cstheme="minorEastAsia"/>
        </w:rPr>
        <w:t>s向周围环境发射基于SF=7</w:t>
      </w:r>
      <w:commentRangeEnd w:id="10"/>
      <w:r>
        <w:commentReference w:id="10"/>
      </w:r>
      <w:r>
        <w:rPr>
          <w:rFonts w:hint="eastAsia" w:asciiTheme="minorEastAsia" w:hAnsiTheme="minorEastAsia" w:cstheme="minorEastAsia"/>
        </w:rPr>
        <w:t>、频段为CN470的LoRa信号的唤醒信息，起到唤醒移动设备的作用</w:t>
      </w:r>
      <w:ins w:id="378" w:author="丧钟1420093349" w:date="2021-01-26T08:51:55Z">
        <w:r>
          <w:rPr>
            <w:rFonts w:hint="default" w:asciiTheme="minorEastAsia" w:hAnsiTheme="minorEastAsia" w:cstheme="minorEastAsia"/>
          </w:rPr>
          <w:t>。</w:t>
        </w:r>
      </w:ins>
      <w:ins w:id="379" w:author="丧钟1420093349" w:date="2021-01-26T08:51:44Z">
        <w:r>
          <w:rPr>
            <w:rFonts w:hint="default" w:asciiTheme="minorEastAsia" w:hAnsiTheme="minorEastAsia" w:cstheme="minorEastAsia"/>
          </w:rPr>
          <w:t>周期短</w:t>
        </w:r>
      </w:ins>
      <w:ins w:id="380" w:author="丧钟1420093349" w:date="2021-01-26T08:51:45Z">
        <w:r>
          <w:rPr>
            <w:rFonts w:hint="default" w:asciiTheme="minorEastAsia" w:hAnsiTheme="minorEastAsia" w:cstheme="minorEastAsia"/>
          </w:rPr>
          <w:t>是为了</w:t>
        </w:r>
      </w:ins>
      <w:del w:id="381" w:author="丧钟1420093349" w:date="2021-01-26T08:51:40Z">
        <w:r>
          <w:rPr>
            <w:rFonts w:hint="eastAsia" w:asciiTheme="minorEastAsia" w:hAnsiTheme="minorEastAsia" w:cstheme="minorEastAsia"/>
          </w:rPr>
          <w:delText>、</w:delText>
        </w:r>
      </w:del>
      <w:del w:id="382" w:author="丧钟1420093349" w:date="2021-01-26T08:51:48Z">
        <w:r>
          <w:rPr>
            <w:rFonts w:hint="eastAsia" w:asciiTheme="minorEastAsia" w:hAnsiTheme="minorEastAsia" w:cstheme="minorEastAsia"/>
          </w:rPr>
          <w:delText>并</w:delText>
        </w:r>
      </w:del>
      <w:r>
        <w:rPr>
          <w:rFonts w:hint="eastAsia" w:asciiTheme="minorEastAsia" w:hAnsiTheme="minorEastAsia" w:cstheme="minorEastAsia"/>
        </w:rPr>
        <w:t>尽量减少疏漏</w:t>
      </w:r>
      <w:ins w:id="383" w:author="丧钟1420093349" w:date="2021-01-26T08:51:52Z">
        <w:r>
          <w:rPr>
            <w:rFonts w:hint="default" w:asciiTheme="minorEastAsia" w:hAnsiTheme="minorEastAsia" w:cstheme="minorEastAsia"/>
          </w:rPr>
          <w:t>，</w:t>
        </w:r>
      </w:ins>
      <w:ins w:id="384" w:author="丧钟1420093349" w:date="2021-01-26T08:51:53Z">
        <w:r>
          <w:rPr>
            <w:rFonts w:hint="default" w:asciiTheme="minorEastAsia" w:hAnsiTheme="minorEastAsia" w:cstheme="minorEastAsia"/>
          </w:rPr>
          <w:t>而且</w:t>
        </w:r>
      </w:ins>
      <w:ins w:id="385" w:author="丧钟1420093349" w:date="2021-01-26T08:52:02Z">
        <w:r>
          <w:rPr>
            <w:rFonts w:hint="default" w:asciiTheme="minorEastAsia" w:hAnsiTheme="minorEastAsia" w:cstheme="minorEastAsia"/>
          </w:rPr>
          <w:t>因为</w:t>
        </w:r>
      </w:ins>
      <w:ins w:id="386" w:author="丧钟1420093349" w:date="2021-01-26T08:52:04Z">
        <w:r>
          <w:rPr>
            <w:rFonts w:hint="default" w:asciiTheme="minorEastAsia" w:hAnsiTheme="minorEastAsia" w:cstheme="minorEastAsia"/>
          </w:rPr>
          <w:t>固定设备</w:t>
        </w:r>
      </w:ins>
      <w:ins w:id="387" w:author="丧钟1420093349" w:date="2021-01-26T08:52:05Z">
        <w:r>
          <w:rPr>
            <w:rFonts w:hint="default" w:asciiTheme="minorEastAsia" w:hAnsiTheme="minorEastAsia" w:cstheme="minorEastAsia"/>
          </w:rPr>
          <w:t>是</w:t>
        </w:r>
      </w:ins>
      <w:ins w:id="388" w:author="丧钟1420093349" w:date="2021-01-26T08:52:08Z">
        <w:r>
          <w:rPr>
            <w:rFonts w:hint="default" w:asciiTheme="minorEastAsia" w:hAnsiTheme="minorEastAsia" w:cstheme="minorEastAsia"/>
          </w:rPr>
          <w:t>电源供电，</w:t>
        </w:r>
      </w:ins>
      <w:ins w:id="389" w:author="丧钟1420093349" w:date="2021-01-26T08:52:10Z">
        <w:r>
          <w:rPr>
            <w:rFonts w:hint="default" w:asciiTheme="minorEastAsia" w:hAnsiTheme="minorEastAsia" w:cstheme="minorEastAsia"/>
          </w:rPr>
          <w:t>因此</w:t>
        </w:r>
      </w:ins>
      <w:ins w:id="390" w:author="丧钟1420093349" w:date="2021-01-26T08:52:11Z">
        <w:r>
          <w:rPr>
            <w:rFonts w:hint="default" w:asciiTheme="minorEastAsia" w:hAnsiTheme="minorEastAsia" w:cstheme="minorEastAsia"/>
          </w:rPr>
          <w:t>不必</w:t>
        </w:r>
      </w:ins>
      <w:ins w:id="391" w:author="丧钟1420093349" w:date="2021-01-26T08:52:13Z">
        <w:r>
          <w:rPr>
            <w:rFonts w:hint="default" w:asciiTheme="minorEastAsia" w:hAnsiTheme="minorEastAsia" w:cstheme="minorEastAsia"/>
          </w:rPr>
          <w:t>担心</w:t>
        </w:r>
      </w:ins>
      <w:ins w:id="392" w:author="丧钟1420093349" w:date="2021-01-26T08:52:17Z">
        <w:r>
          <w:rPr>
            <w:rFonts w:hint="default" w:asciiTheme="minorEastAsia" w:hAnsiTheme="minorEastAsia" w:cstheme="minorEastAsia"/>
          </w:rPr>
          <w:t>耗电</w:t>
        </w:r>
      </w:ins>
      <w:r>
        <w:rPr>
          <w:rFonts w:hint="eastAsia" w:asciiTheme="minorEastAsia" w:hAnsiTheme="minorEastAsia" w:cstheme="minorEastAsia"/>
        </w:rPr>
        <w:t>。</w:t>
      </w:r>
    </w:p>
    <w:p>
      <w:pPr>
        <w:widowControl w:val="0"/>
        <w:ind w:firstLine="567"/>
        <w:jc w:val="both"/>
        <w:rPr>
          <w:rFonts w:asciiTheme="minorEastAsia" w:hAnsiTheme="minorEastAsia" w:cstheme="minorEastAsia"/>
          <w:b/>
          <w:color w:val="00B0F0"/>
          <w:u w:val="single"/>
        </w:rPr>
      </w:pPr>
      <w:r>
        <w:rPr>
          <w:rFonts w:hint="eastAsia" w:asciiTheme="minorEastAsia" w:hAnsiTheme="minorEastAsia" w:cstheme="minorEastAsia"/>
          <w:b/>
          <w:color w:val="00B0F0"/>
          <w:u w:val="single"/>
        </w:rPr>
        <w:t>Step</w:t>
      </w:r>
      <w:r>
        <w:rPr>
          <w:rFonts w:asciiTheme="minorEastAsia" w:hAnsiTheme="minorEastAsia" w:cstheme="minorEastAsia"/>
          <w:b/>
          <w:color w:val="00B0F0"/>
          <w:u w:val="single"/>
        </w:rPr>
        <w:t>3:</w:t>
      </w:r>
    </w:p>
    <w:p>
      <w:pPr>
        <w:widowControl w:val="0"/>
        <w:ind w:firstLine="567"/>
        <w:jc w:val="both"/>
        <w:rPr>
          <w:rFonts w:asciiTheme="minorEastAsia" w:hAnsiTheme="minorEastAsia" w:cstheme="minorEastAsia"/>
        </w:rPr>
      </w:pPr>
      <w:r>
        <w:rPr>
          <w:rFonts w:hint="eastAsia" w:asciiTheme="minorEastAsia" w:hAnsiTheme="minorEastAsia" w:cstheme="minorEastAsia"/>
        </w:rPr>
        <w:t>移动设备总共运行四个进程：维护匿名的进程、发送进程、接收兼处理进程、指示灯控制进程。移动设备会周期性地自动更换或者手动更换匿名信息。自动更换周期为随机</w:t>
      </w:r>
      <w:r>
        <w:rPr>
          <w:rFonts w:asciiTheme="minorEastAsia" w:hAnsiTheme="minorEastAsia" w:cstheme="minorEastAsia"/>
        </w:rPr>
        <w:t>2-4</w:t>
      </w:r>
      <w:r>
        <w:rPr>
          <w:rFonts w:hint="eastAsia" w:asciiTheme="minorEastAsia" w:hAnsiTheme="minorEastAsia" w:cstheme="minorEastAsia"/>
        </w:rPr>
        <w:t>小时，使用随机周期的原因是为了在一定程度上克服</w:t>
      </w:r>
      <w:r>
        <w:rPr>
          <w:rFonts w:asciiTheme="minorEastAsia" w:hAnsiTheme="minorEastAsia" w:cstheme="minorEastAsia"/>
          <w:b/>
          <w:color w:val="ED7D31" w:themeColor="accent2"/>
          <w:u w:val="single"/>
          <w14:textFill>
            <w14:solidFill>
              <w14:schemeClr w14:val="accent2"/>
            </w14:solidFill>
          </w14:textFill>
        </w:rPr>
        <w:t>Wireless device tracking</w:t>
      </w:r>
      <w:r>
        <w:rPr>
          <w:rFonts w:asciiTheme="minorEastAsia" w:hAnsiTheme="minorEastAsia" w:cstheme="minorEastAsia"/>
        </w:rPr>
        <w:t>[</w:t>
      </w:r>
      <w:r>
        <w:rPr>
          <w:rFonts w:asciiTheme="minorEastAsia" w:hAnsiTheme="minorEastAsia" w:cstheme="minorEastAsia"/>
          <w:b/>
          <w:color w:val="00B050"/>
          <w:u w:val="single"/>
        </w:rPr>
        <w:t xml:space="preserve">A suvey …… </w:t>
      </w:r>
      <w:r>
        <w:rPr>
          <w:rFonts w:hint="eastAsia" w:asciiTheme="minorEastAsia" w:hAnsiTheme="minorEastAsia" w:cstheme="minorEastAsia"/>
          <w:b/>
          <w:color w:val="00B050"/>
          <w:u w:val="single"/>
        </w:rPr>
        <w:t>A</w:t>
      </w:r>
      <w:r>
        <w:rPr>
          <w:rFonts w:asciiTheme="minorEastAsia" w:hAnsiTheme="minorEastAsia" w:cstheme="minorEastAsia"/>
          <w:b/>
          <w:color w:val="00B050"/>
          <w:u w:val="single"/>
        </w:rPr>
        <w:t>pps</w:t>
      </w:r>
      <w:r>
        <w:rPr>
          <w:rFonts w:asciiTheme="minorEastAsia" w:hAnsiTheme="minorEastAsia" w:cstheme="minorEastAsia"/>
        </w:rPr>
        <w:t>]</w:t>
      </w:r>
      <w:r>
        <w:rPr>
          <w:rFonts w:hint="eastAsia" w:asciiTheme="minorEastAsia" w:hAnsiTheme="minorEastAsia" w:cstheme="minorEastAsia"/>
        </w:rPr>
        <w:t>。移动设备会将最近</w:t>
      </w:r>
      <w:r>
        <w:rPr>
          <w:rFonts w:asciiTheme="minorEastAsia" w:hAnsiTheme="minorEastAsia" w:cstheme="minorEastAsia"/>
        </w:rPr>
        <w:t>21</w:t>
      </w:r>
      <w:r>
        <w:rPr>
          <w:rFonts w:hint="eastAsia" w:asciiTheme="minorEastAsia" w:hAnsiTheme="minorEastAsia" w:cstheme="minorEastAsia"/>
        </w:rPr>
        <w:t>天使用过的所有匿名存储在设备中。 当某个匿名信息的存在时长超过</w:t>
      </w:r>
      <w:r>
        <w:rPr>
          <w:rFonts w:asciiTheme="minorEastAsia" w:hAnsiTheme="minorEastAsia" w:cstheme="minorEastAsia"/>
        </w:rPr>
        <w:t>21</w:t>
      </w:r>
      <w:r>
        <w:rPr>
          <w:rFonts w:hint="eastAsia" w:asciiTheme="minorEastAsia" w:hAnsiTheme="minorEastAsia" w:cstheme="minorEastAsia"/>
        </w:rPr>
        <w:t>天后，会被检测出来并删除。当最新的匿名信息存在时长满</w:t>
      </w:r>
      <w:r>
        <w:rPr>
          <w:rFonts w:asciiTheme="minorEastAsia" w:hAnsiTheme="minorEastAsia" w:cstheme="minorEastAsia"/>
        </w:rPr>
        <w:t>2-4</w:t>
      </w:r>
      <w:r>
        <w:rPr>
          <w:rFonts w:hint="eastAsia" w:asciiTheme="minorEastAsia" w:hAnsiTheme="minorEastAsia" w:cstheme="minorEastAsia"/>
        </w:rPr>
        <w:t>h后，移动设备会产生一个新的匿名。手动更换匿名则只需要用户按动移动设备上的按钮即可更换现用匿名。手动更换匿名的目的是为了避免</w:t>
      </w:r>
      <w:r>
        <w:rPr>
          <w:rFonts w:asciiTheme="minorEastAsia" w:hAnsiTheme="minorEastAsia" w:cstheme="minorEastAsia"/>
          <w:b/>
          <w:color w:val="ED7D31" w:themeColor="accent2"/>
          <w:u w:val="single"/>
          <w14:textFill>
            <w14:solidFill>
              <w14:schemeClr w14:val="accent2"/>
            </w14:solidFill>
          </w14:textFill>
        </w:rPr>
        <w:t>Enumeration Attack</w:t>
      </w:r>
      <w:r>
        <w:rPr>
          <w:rFonts w:asciiTheme="minorEastAsia" w:hAnsiTheme="minorEastAsia" w:cstheme="minorEastAsia"/>
          <w:color w:val="ED7D31" w:themeColor="accent2"/>
          <w14:textFill>
            <w14:solidFill>
              <w14:schemeClr w14:val="accent2"/>
            </w14:solidFill>
          </w14:textFill>
        </w:rPr>
        <w:t xml:space="preserve"> </w:t>
      </w:r>
      <w:r>
        <w:rPr>
          <w:rFonts w:asciiTheme="minorEastAsia" w:hAnsiTheme="minorEastAsia" w:cstheme="minorEastAsia"/>
        </w:rPr>
        <w:t>[</w:t>
      </w:r>
      <w:r>
        <w:rPr>
          <w:rFonts w:asciiTheme="minorEastAsia" w:hAnsiTheme="minorEastAsia" w:cstheme="minorEastAsia"/>
          <w:b/>
          <w:color w:val="00B050"/>
          <w:u w:val="single"/>
        </w:rPr>
        <w:t xml:space="preserve">A suvey …… </w:t>
      </w:r>
      <w:r>
        <w:rPr>
          <w:rFonts w:hint="eastAsia" w:asciiTheme="minorEastAsia" w:hAnsiTheme="minorEastAsia" w:cstheme="minorEastAsia"/>
          <w:b/>
          <w:color w:val="00B050"/>
          <w:u w:val="single"/>
        </w:rPr>
        <w:t>A</w:t>
      </w:r>
      <w:r>
        <w:rPr>
          <w:rFonts w:asciiTheme="minorEastAsia" w:hAnsiTheme="minorEastAsia" w:cstheme="minorEastAsia"/>
          <w:b/>
          <w:color w:val="00B050"/>
          <w:u w:val="single"/>
        </w:rPr>
        <w:t>pps</w:t>
      </w:r>
      <w:r>
        <w:rPr>
          <w:rFonts w:asciiTheme="minorEastAsia" w:hAnsiTheme="minorEastAsia" w:cstheme="minorEastAsia"/>
        </w:rPr>
        <w:t>]</w:t>
      </w:r>
      <w:r>
        <w:rPr>
          <w:rFonts w:hint="eastAsia" w:asciiTheme="minorEastAsia" w:hAnsiTheme="minorEastAsia" w:cstheme="minorEastAsia"/>
        </w:rPr>
        <w:t>。</w:t>
      </w:r>
    </w:p>
    <w:p>
      <w:pPr>
        <w:widowControl w:val="0"/>
        <w:ind w:firstLine="567"/>
        <w:jc w:val="both"/>
        <w:rPr>
          <w:rFonts w:hint="eastAsia" w:asciiTheme="minorEastAsia" w:hAnsiTheme="minorEastAsia" w:cstheme="minorEastAsia"/>
        </w:rPr>
      </w:pPr>
      <w:r>
        <w:rPr>
          <w:rFonts w:hint="eastAsia" w:asciiTheme="minorEastAsia" w:hAnsiTheme="minorEastAsia" w:cstheme="minorEastAsia"/>
        </w:rPr>
        <w:t>当移动设备进入固定设备的广播范围后，便可以接收到固定设备发送的唤醒信息和风险名单。移动设备接收到唤醒信息之后便回复匿名信息，它回复给固定设备的信息包括该用户的16字符匿名、标识发送设备种类的代码。为降低移动设备的消耗，移动设备不接收ACK信息。之后，移动设备进入1</w:t>
      </w:r>
      <w:r>
        <w:rPr>
          <w:rFonts w:asciiTheme="minorEastAsia" w:hAnsiTheme="minorEastAsia" w:cstheme="minorEastAsia"/>
        </w:rPr>
        <w:t>0</w:t>
      </w:r>
      <w:r>
        <w:rPr>
          <w:rFonts w:hint="eastAsia" w:asciiTheme="minorEastAsia" w:hAnsiTheme="minorEastAsia" w:cstheme="minorEastAsia"/>
        </w:rPr>
        <w:t>分钟的休眠期，在此期间，移动设备不接收和发送任何信息。</w:t>
      </w:r>
    </w:p>
    <w:p>
      <w:pPr>
        <w:widowControl w:val="0"/>
        <w:ind w:firstLine="567"/>
        <w:jc w:val="both"/>
        <w:rPr>
          <w:rFonts w:asciiTheme="minorEastAsia" w:hAnsiTheme="minorEastAsia" w:cstheme="minorEastAsia"/>
        </w:rPr>
      </w:pPr>
      <w:r>
        <w:rPr>
          <w:rFonts w:hint="eastAsia" w:asciiTheme="minorEastAsia" w:hAnsiTheme="minorEastAsia" w:cstheme="minorEastAsia"/>
          <w:b/>
          <w:color w:val="00B0F0"/>
          <w:u w:val="single"/>
        </w:rPr>
        <w:t>Step</w:t>
      </w:r>
      <w:r>
        <w:rPr>
          <w:rFonts w:asciiTheme="minorEastAsia" w:hAnsiTheme="minorEastAsia" w:cstheme="minorEastAsia"/>
          <w:b/>
          <w:color w:val="00B0F0"/>
          <w:u w:val="single"/>
        </w:rPr>
        <w:t>4:</w:t>
      </w:r>
    </w:p>
    <w:p>
      <w:pPr>
        <w:widowControl w:val="0"/>
        <w:ind w:firstLine="567"/>
        <w:jc w:val="both"/>
        <w:rPr>
          <w:rFonts w:hint="eastAsia" w:asciiTheme="minorEastAsia" w:hAnsiTheme="minorEastAsia" w:cstheme="minorEastAsia"/>
        </w:rPr>
      </w:pPr>
      <w:r>
        <w:rPr>
          <w:rFonts w:hint="eastAsia" w:asciiTheme="minorEastAsia" w:hAnsiTheme="minorEastAsia" w:cstheme="minorEastAsia"/>
        </w:rPr>
        <w:t>之后固定设备就可以接收到移动设备发来的含有匿名信息，并将接收到该匿名信息的时间、信息包含的匿名、自身的地理位置信息结合在一起，构成一条踪迹记录保存，之后再周期性地向对应的LoRa网关发送本地的未上报的踪迹信息。我们将固定设备接收匿名信息和上传踪迹记录以分时的形式进行，即每接收</w:t>
      </w:r>
      <w:r>
        <w:rPr>
          <w:rFonts w:asciiTheme="minorEastAsia" w:hAnsiTheme="minorEastAsia" w:cstheme="minorEastAsia"/>
        </w:rPr>
        <w:t>3</w:t>
      </w:r>
      <w:r>
        <w:rPr>
          <w:rFonts w:hint="eastAsia" w:asciiTheme="minorEastAsia" w:hAnsiTheme="minorEastAsia" w:cstheme="minorEastAsia"/>
        </w:rPr>
        <w:t>分钟的匿名信息，就用</w:t>
      </w:r>
      <w:r>
        <w:rPr>
          <w:rFonts w:asciiTheme="minorEastAsia" w:hAnsiTheme="minorEastAsia" w:cstheme="minorEastAsia"/>
        </w:rPr>
        <w:t>1</w:t>
      </w:r>
      <w:r>
        <w:rPr>
          <w:rFonts w:hint="eastAsia" w:asciiTheme="minorEastAsia" w:hAnsiTheme="minorEastAsia" w:cstheme="minorEastAsia"/>
        </w:rPr>
        <w:t>分钟来上传本地暂存的踪迹记录到LoRa网关。上传踪迹记录期间不发送唤醒信息，不接收新的匿名信息。分时工作可以提高固定设备的工作效率，使得设备只需要一根LoRa天线，减少成本。尽量减小周期时长可以减少疏漏。</w:t>
      </w:r>
    </w:p>
    <w:p>
      <w:pPr>
        <w:widowControl w:val="0"/>
        <w:ind w:firstLine="567"/>
        <w:jc w:val="both"/>
        <w:rPr>
          <w:rFonts w:asciiTheme="minorEastAsia" w:hAnsiTheme="minorEastAsia" w:cstheme="minorEastAsia"/>
        </w:rPr>
      </w:pPr>
      <w:r>
        <w:rPr>
          <w:rFonts w:hint="eastAsia" w:asciiTheme="minorEastAsia" w:hAnsiTheme="minorEastAsia" w:cstheme="minorEastAsia"/>
        </w:rPr>
        <w:t>固定设备发送给LoRa网关的信息包括一条踪迹记录、标识发送设备的种类代码、对应LoRa网关的编号、10位的信息序列号。使用序列号的作用是供固定设备识别是否收到对应的ACK信息。每次发送一条踪迹记录后，固定设备会等待接收来自对应的LoRa网关的ACK信息。如果固定设备在发送后5秒内未收到ACK信息，则它会重复发送并继续等待ACK信息，直到接收到ACK信息才会发送下一条踪迹记录，其中重复发送的信息的序列号相同以供LoRa网关查重。</w:t>
      </w:r>
    </w:p>
    <w:p>
      <w:pPr>
        <w:widowControl w:val="0"/>
        <w:ind w:firstLine="567"/>
        <w:jc w:val="both"/>
        <w:rPr>
          <w:rFonts w:asciiTheme="minorEastAsia" w:hAnsiTheme="minorEastAsia" w:cstheme="minorEastAsia"/>
        </w:rPr>
      </w:pPr>
      <w:r>
        <w:rPr>
          <w:rFonts w:hint="eastAsia" w:asciiTheme="minorEastAsia" w:hAnsiTheme="minorEastAsia" w:cstheme="minorEastAsia"/>
          <w:b/>
          <w:color w:val="00B0F0"/>
          <w:u w:val="single"/>
        </w:rPr>
        <w:t>Step</w:t>
      </w:r>
      <w:r>
        <w:rPr>
          <w:rFonts w:asciiTheme="minorEastAsia" w:hAnsiTheme="minorEastAsia" w:cstheme="minorEastAsia"/>
          <w:b/>
          <w:color w:val="00B0F0"/>
          <w:u w:val="single"/>
        </w:rPr>
        <w:t>5:</w:t>
      </w:r>
    </w:p>
    <w:p>
      <w:pPr>
        <w:widowControl w:val="0"/>
        <w:ind w:firstLine="567"/>
        <w:jc w:val="both"/>
        <w:rPr>
          <w:rFonts w:asciiTheme="minorEastAsia" w:hAnsiTheme="minorEastAsia" w:cstheme="minorEastAsia"/>
        </w:rPr>
      </w:pPr>
      <w:r>
        <w:rPr>
          <w:rFonts w:hint="eastAsia" w:asciiTheme="minorEastAsia" w:hAnsiTheme="minorEastAsia" w:cstheme="minorEastAsia"/>
        </w:rPr>
        <w:t>LoRa网关可以接收更大范围内的来自固定设备的基于SF=</w:t>
      </w:r>
      <w:r>
        <w:rPr>
          <w:rFonts w:asciiTheme="minorEastAsia" w:hAnsiTheme="minorEastAsia" w:cstheme="minorEastAsia"/>
        </w:rPr>
        <w:t>9</w:t>
      </w:r>
      <w:r>
        <w:rPr>
          <w:rFonts w:hint="eastAsia" w:asciiTheme="minorEastAsia" w:hAnsiTheme="minorEastAsia" w:cstheme="minorEastAsia"/>
        </w:rPr>
        <w:t>、频段为CN470的LoRa的踪迹信息，接收成功后立刻返回ACK、风险名单、对应的序列号，并把该序列号保存在临时黑名单(</w:t>
      </w:r>
      <w:r>
        <w:rPr>
          <w:rFonts w:asciiTheme="minorEastAsia" w:hAnsiTheme="minorEastAsia" w:cstheme="minorEastAsia"/>
          <w:b/>
          <w:color w:val="ED7D31" w:themeColor="accent2"/>
          <w:u w:val="single"/>
          <w14:textFill>
            <w14:solidFill>
              <w14:schemeClr w14:val="accent2"/>
            </w14:solidFill>
          </w14:textFill>
        </w:rPr>
        <w:t xml:space="preserve">temporary </w:t>
      </w:r>
      <w:r>
        <w:rPr>
          <w:rFonts w:hint="eastAsia" w:asciiTheme="minorEastAsia" w:hAnsiTheme="minorEastAsia" w:cstheme="minorEastAsia"/>
          <w:b/>
          <w:color w:val="ED7D31" w:themeColor="accent2"/>
          <w:u w:val="single"/>
          <w14:textFill>
            <w14:solidFill>
              <w14:schemeClr w14:val="accent2"/>
            </w14:solidFill>
          </w14:textFill>
        </w:rPr>
        <w:t>blacklist</w:t>
      </w:r>
      <w:r>
        <w:rPr>
          <w:rFonts w:asciiTheme="minorEastAsia" w:hAnsiTheme="minorEastAsia" w:cstheme="minorEastAsia"/>
        </w:rPr>
        <w:t>)</w:t>
      </w:r>
      <w:r>
        <w:rPr>
          <w:rFonts w:hint="eastAsia" w:asciiTheme="minorEastAsia" w:hAnsiTheme="minorEastAsia" w:cstheme="minorEastAsia"/>
        </w:rPr>
        <w:t>中。如果接收到具有与临时黑名单中的踪迹相同序列号的踪迹信息，则每次都返回ACK信息且不再重复上传该踪迹记录，而是只在第一次时上传该踪迹记录到区块链。</w:t>
      </w:r>
    </w:p>
    <w:p>
      <w:pPr>
        <w:widowControl w:val="0"/>
        <w:ind w:firstLine="567"/>
        <w:jc w:val="both"/>
        <w:rPr>
          <w:rFonts w:asciiTheme="minorEastAsia" w:hAnsiTheme="minorEastAsia" w:cstheme="minorEastAsia"/>
        </w:rPr>
      </w:pPr>
      <w:r>
        <w:rPr>
          <w:rFonts w:hint="eastAsia" w:asciiTheme="minorEastAsia" w:hAnsiTheme="minorEastAsia" w:cstheme="minorEastAsia"/>
        </w:rPr>
        <w:t>LoRa网关总共运行三个进程：区块链维护进程、接收兼处理进程、发送进程。LoRa网关是连接LoRa无线网通信和因特网的网关类设备，也具有验证签名、维护区块链的功能。LoRa网关接收来自固定设备的踪迹记录并将该记录签名、上传到踪迹区块链。最终在区块链中一个区块所包含的内容有：踪迹记录、网关代码(</w:t>
      </w:r>
      <w:r>
        <w:rPr>
          <w:rFonts w:asciiTheme="minorEastAsia" w:hAnsiTheme="minorEastAsia" w:cstheme="minorEastAsia"/>
          <w:b/>
          <w:color w:val="ED7D31" w:themeColor="accent2"/>
          <w:u w:val="single"/>
          <w14:textFill>
            <w14:solidFill>
              <w14:schemeClr w14:val="accent2"/>
            </w14:solidFill>
          </w14:textFill>
        </w:rPr>
        <w:t>gateway code</w:t>
      </w:r>
      <w:r>
        <w:rPr>
          <w:rFonts w:asciiTheme="minorEastAsia" w:hAnsiTheme="minorEastAsia" w:cstheme="minorEastAsia"/>
        </w:rPr>
        <w:t>)</w:t>
      </w:r>
      <w:r>
        <w:rPr>
          <w:rFonts w:hint="eastAsia" w:asciiTheme="minorEastAsia" w:hAnsiTheme="minorEastAsia" w:cstheme="minorEastAsia"/>
        </w:rPr>
        <w:t>、签名、本区块的哈希值、上一区块的哈希值；</w:t>
      </w:r>
    </w:p>
    <w:p>
      <w:pPr>
        <w:widowControl w:val="0"/>
        <w:ind w:firstLine="567"/>
        <w:jc w:val="both"/>
        <w:rPr>
          <w:rFonts w:asciiTheme="minorEastAsia" w:hAnsiTheme="minorEastAsia" w:cstheme="minorEastAsia"/>
        </w:rPr>
      </w:pPr>
      <w:r>
        <w:rPr>
          <w:rFonts w:hint="eastAsia" w:asciiTheme="minorEastAsia" w:hAnsiTheme="minorEastAsia" w:cstheme="minorEastAsia"/>
        </w:rPr>
        <w:t>每次LoRa网关接收到新的踪迹记录后，该LoRa网关会使用自己的私钥对将该踪迹信息进行签名、上传到区块链并通知其他联网的LoRa网关设备。每个LoRa网关都存有、更新所有其他LoRa网关的公钥。其他LoRa网关设备会验证该区块的合法性，如果验证成功则加入自己维护的区块链中，否则丢弃该信息。通过区块链技术可以在极大程度上提密切接触者追踪的可靠性，避免被不法分子篡改或私自利用。</w:t>
      </w:r>
    </w:p>
    <w:p>
      <w:pPr>
        <w:widowControl w:val="0"/>
        <w:ind w:firstLine="567"/>
        <w:jc w:val="both"/>
        <w:rPr>
          <w:rFonts w:asciiTheme="minorEastAsia" w:hAnsiTheme="minorEastAsia" w:cstheme="minorEastAsia"/>
        </w:rPr>
      </w:pPr>
      <w:r>
        <w:rPr>
          <w:rFonts w:hint="eastAsia" w:asciiTheme="minorEastAsia" w:hAnsiTheme="minorEastAsia" w:cstheme="minorEastAsia"/>
          <w:b/>
          <w:color w:val="00B0F0"/>
          <w:u w:val="single"/>
        </w:rPr>
        <w:t>Step</w:t>
      </w:r>
      <w:r>
        <w:rPr>
          <w:rFonts w:asciiTheme="minorEastAsia" w:hAnsiTheme="minorEastAsia" w:cstheme="minorEastAsia"/>
          <w:b/>
          <w:color w:val="00B0F0"/>
          <w:u w:val="single"/>
        </w:rPr>
        <w:t>6:</w:t>
      </w:r>
    </w:p>
    <w:p>
      <w:pPr>
        <w:widowControl w:val="0"/>
        <w:ind w:firstLine="567"/>
        <w:jc w:val="both"/>
        <w:rPr>
          <w:rFonts w:asciiTheme="minorEastAsia" w:hAnsiTheme="minorEastAsia" w:cstheme="minorEastAsia"/>
        </w:rPr>
      </w:pPr>
      <w:r>
        <w:rPr>
          <w:rFonts w:hint="eastAsia" w:asciiTheme="minorEastAsia" w:hAnsiTheme="minorEastAsia" w:cstheme="minorEastAsia"/>
        </w:rPr>
        <w:t>诊断专家具体是指每个可以对流行病病毒进行检测的医疗机构。当风险名单上的风险用户来到医疗机构检查后，无论是否患病，医疗机构都需要将其所使用过的所有匿名信息从风险名单中删除。</w:t>
      </w:r>
    </w:p>
    <w:p>
      <w:pPr>
        <w:widowControl w:val="0"/>
        <w:ind w:firstLine="567"/>
        <w:jc w:val="both"/>
        <w:rPr>
          <w:rFonts w:asciiTheme="minorEastAsia" w:hAnsiTheme="minorEastAsia" w:cstheme="minorEastAsia"/>
        </w:rPr>
      </w:pPr>
      <w:r>
        <w:rPr>
          <w:rFonts w:hint="eastAsia" w:asciiTheme="minorEastAsia" w:hAnsiTheme="minorEastAsia" w:cstheme="minorEastAsia"/>
        </w:rPr>
        <w:t>当有用户经诊断专家检查并确诊后，诊断专家有权获取该用户最近</w:t>
      </w:r>
      <w:r>
        <w:rPr>
          <w:rFonts w:asciiTheme="minorEastAsia" w:hAnsiTheme="minorEastAsia" w:cstheme="minorEastAsia"/>
        </w:rPr>
        <w:t>21</w:t>
      </w:r>
      <w:r>
        <w:rPr>
          <w:rFonts w:hint="eastAsia" w:asciiTheme="minorEastAsia" w:hAnsiTheme="minorEastAsia" w:cstheme="minorEastAsia"/>
        </w:rPr>
        <w:t>天内使用过的所有匿名，并将该患者的移动设备指示灯改为红色。</w:t>
      </w:r>
    </w:p>
    <w:p>
      <w:pPr>
        <w:widowControl w:val="0"/>
        <w:ind w:firstLine="567"/>
        <w:jc w:val="both"/>
        <w:rPr>
          <w:rFonts w:asciiTheme="minorEastAsia" w:hAnsiTheme="minorEastAsia" w:cstheme="minorEastAsia"/>
        </w:rPr>
      </w:pPr>
      <w:r>
        <w:rPr>
          <w:rFonts w:hint="eastAsia" w:asciiTheme="minorEastAsia" w:hAnsiTheme="minorEastAsia" w:cstheme="minorEastAsia"/>
          <w:b/>
          <w:color w:val="00B0F0"/>
          <w:u w:val="single"/>
        </w:rPr>
        <w:t>Step</w:t>
      </w:r>
      <w:r>
        <w:rPr>
          <w:rFonts w:asciiTheme="minorEastAsia" w:hAnsiTheme="minorEastAsia" w:cstheme="minorEastAsia"/>
          <w:b/>
          <w:color w:val="00B0F0"/>
          <w:u w:val="single"/>
        </w:rPr>
        <w:t>7:</w:t>
      </w:r>
    </w:p>
    <w:p>
      <w:pPr>
        <w:widowControl w:val="0"/>
        <w:ind w:firstLine="567"/>
        <w:jc w:val="both"/>
        <w:rPr>
          <w:rFonts w:asciiTheme="minorEastAsia" w:hAnsiTheme="minorEastAsia" w:cstheme="minorEastAsia"/>
        </w:rPr>
      </w:pPr>
      <w:r>
        <w:rPr>
          <w:rFonts w:hint="eastAsia" w:asciiTheme="minorEastAsia" w:hAnsiTheme="minorEastAsia" w:cstheme="minorEastAsia"/>
        </w:rPr>
        <w:t>之后，诊断专家将这些匿名信息在踪迹区块链中进行比对，找到患者所有的踪迹记录，并将与该患者在同一时间范围内、同一地点出现的其他踪迹记录筛选出来作为风险踪迹记录(</w:t>
      </w:r>
      <w:r>
        <w:rPr>
          <w:rFonts w:asciiTheme="minorEastAsia" w:hAnsiTheme="minorEastAsia" w:cstheme="minorEastAsia"/>
          <w:b/>
          <w:color w:val="ED7D31" w:themeColor="accent2"/>
          <w:u w:val="single"/>
          <w14:textFill>
            <w14:solidFill>
              <w14:schemeClr w14:val="accent2"/>
            </w14:solidFill>
          </w14:textFill>
        </w:rPr>
        <w:t>risky trace record</w:t>
      </w:r>
      <w:r>
        <w:rPr>
          <w:rFonts w:asciiTheme="minorEastAsia" w:hAnsiTheme="minorEastAsia" w:cstheme="minorEastAsia"/>
        </w:rPr>
        <w:t>)</w:t>
      </w:r>
      <w:r>
        <w:rPr>
          <w:rFonts w:hint="eastAsia" w:asciiTheme="minorEastAsia" w:hAnsiTheme="minorEastAsia" w:cstheme="minorEastAsia"/>
        </w:rPr>
        <w:t>。我们认为</w:t>
      </w:r>
      <w:ins w:id="393" w:author="丧钟1420093349" w:date="2021-01-27T20:37:11Z">
        <w:r>
          <w:rPr>
            <w:rFonts w:hint="default" w:asciiTheme="minorEastAsia" w:hAnsiTheme="minorEastAsia" w:cstheme="minorEastAsia"/>
          </w:rPr>
          <w:t>某人</w:t>
        </w:r>
      </w:ins>
      <w:r>
        <w:rPr>
          <w:rFonts w:hint="eastAsia" w:asciiTheme="minorEastAsia" w:hAnsiTheme="minorEastAsia" w:cstheme="minorEastAsia"/>
        </w:rPr>
        <w:t>在患者的踪迹记录的</w:t>
      </w:r>
      <w:ins w:id="394" w:author="丧钟1420093349" w:date="2021-01-27T20:37:16Z">
        <w:r>
          <w:rPr>
            <w:rFonts w:hint="default" w:asciiTheme="minorEastAsia" w:hAnsiTheme="minorEastAsia" w:cstheme="minorEastAsia"/>
          </w:rPr>
          <w:t>产生</w:t>
        </w:r>
      </w:ins>
      <w:r>
        <w:rPr>
          <w:rFonts w:hint="eastAsia" w:asciiTheme="minorEastAsia" w:hAnsiTheme="minorEastAsia" w:cstheme="minorEastAsia"/>
        </w:rPr>
        <w:t>时间戳的前后1小时内出现</w:t>
      </w:r>
      <w:del w:id="395" w:author="丧钟1420093349" w:date="2021-01-27T20:37:04Z">
        <w:r>
          <w:rPr>
            <w:rFonts w:hint="eastAsia" w:asciiTheme="minorEastAsia" w:hAnsiTheme="minorEastAsia" w:cstheme="minorEastAsia"/>
          </w:rPr>
          <w:delText>的踪迹记录</w:delText>
        </w:r>
      </w:del>
      <w:r>
        <w:rPr>
          <w:rFonts w:hint="eastAsia" w:asciiTheme="minorEastAsia" w:hAnsiTheme="minorEastAsia" w:cstheme="minorEastAsia"/>
        </w:rPr>
        <w:t>均算作</w:t>
      </w:r>
      <w:ins w:id="396" w:author="丧钟1420093349" w:date="2021-01-27T20:36:39Z">
        <w:r>
          <w:rPr>
            <w:rFonts w:hint="default" w:asciiTheme="minorEastAsia" w:hAnsiTheme="minorEastAsia" w:cstheme="minorEastAsia"/>
          </w:rPr>
          <w:t>密切接触，</w:t>
        </w:r>
      </w:ins>
      <w:ins w:id="397" w:author="丧钟1420093349" w:date="2021-01-27T20:36:45Z">
        <w:r>
          <w:rPr>
            <w:rFonts w:hint="default" w:asciiTheme="minorEastAsia" w:hAnsiTheme="minorEastAsia" w:cstheme="minorEastAsia"/>
          </w:rPr>
          <w:t>则</w:t>
        </w:r>
      </w:ins>
      <w:ins w:id="398" w:author="丧钟1420093349" w:date="2021-01-27T20:37:22Z">
        <w:r>
          <w:rPr>
            <w:rFonts w:hint="default" w:asciiTheme="minorEastAsia" w:hAnsiTheme="minorEastAsia" w:cstheme="minorEastAsia"/>
          </w:rPr>
          <w:t>此人</w:t>
        </w:r>
      </w:ins>
      <w:ins w:id="399" w:author="丧钟1420093349" w:date="2021-01-27T20:37:23Z">
        <w:r>
          <w:rPr>
            <w:rFonts w:hint="default" w:asciiTheme="minorEastAsia" w:hAnsiTheme="minorEastAsia" w:cstheme="minorEastAsia"/>
          </w:rPr>
          <w:t>的</w:t>
        </w:r>
      </w:ins>
      <w:ins w:id="400" w:author="丧钟1420093349" w:date="2021-01-27T20:37:25Z">
        <w:r>
          <w:rPr>
            <w:rFonts w:hint="default" w:asciiTheme="minorEastAsia" w:hAnsiTheme="minorEastAsia" w:cstheme="minorEastAsia"/>
          </w:rPr>
          <w:t>该</w:t>
        </w:r>
      </w:ins>
      <w:ins w:id="401" w:author="丧钟1420093349" w:date="2021-01-27T20:36:48Z">
        <w:r>
          <w:rPr>
            <w:rFonts w:hint="default" w:asciiTheme="minorEastAsia" w:hAnsiTheme="minorEastAsia" w:cstheme="minorEastAsia"/>
          </w:rPr>
          <w:t>条记录</w:t>
        </w:r>
      </w:ins>
      <w:ins w:id="402" w:author="丧钟1420093349" w:date="2021-01-27T20:36:49Z">
        <w:r>
          <w:rPr>
            <w:rFonts w:hint="default" w:asciiTheme="minorEastAsia" w:hAnsiTheme="minorEastAsia" w:cstheme="minorEastAsia"/>
          </w:rPr>
          <w:t>算作</w:t>
        </w:r>
      </w:ins>
      <w:r>
        <w:rPr>
          <w:rFonts w:hint="eastAsia" w:asciiTheme="minorEastAsia" w:hAnsiTheme="minorEastAsia" w:cstheme="minorEastAsia"/>
        </w:rPr>
        <w:t>风险踪迹记录，因为每个人进入某个建筑通常情况下都会逗留</w:t>
      </w:r>
      <w:ins w:id="403" w:author="丧钟1420093349" w:date="2021-01-27T20:37:49Z">
        <w:r>
          <w:rPr>
            <w:rFonts w:hint="default" w:asciiTheme="minorEastAsia" w:hAnsiTheme="minorEastAsia" w:cstheme="minorEastAsia"/>
          </w:rPr>
          <w:t>大约</w:t>
        </w:r>
      </w:ins>
      <w:ins w:id="404" w:author="丧钟1420093349" w:date="2021-01-27T20:37:51Z">
        <w:r>
          <w:rPr>
            <w:rFonts w:hint="default" w:asciiTheme="minorEastAsia" w:hAnsiTheme="minorEastAsia" w:cstheme="minorEastAsia"/>
          </w:rPr>
          <w:t>3</w:t>
        </w:r>
      </w:ins>
      <w:ins w:id="405" w:author="丧钟1420093349" w:date="2021-01-27T20:37:52Z">
        <w:r>
          <w:rPr>
            <w:rFonts w:hint="default" w:asciiTheme="minorEastAsia" w:hAnsiTheme="minorEastAsia" w:cstheme="minorEastAsia"/>
          </w:rPr>
          <w:t>0min</w:t>
        </w:r>
      </w:ins>
      <w:del w:id="406" w:author="丧钟1420093349" w:date="2021-01-27T20:37:51Z">
        <w:r>
          <w:rPr>
            <w:rFonts w:hint="eastAsia" w:asciiTheme="minorEastAsia" w:hAnsiTheme="minorEastAsia" w:cstheme="minorEastAsia"/>
          </w:rPr>
          <w:delText>数个</w:delText>
        </w:r>
      </w:del>
      <w:del w:id="407" w:author="丧钟1420093349" w:date="2021-01-27T20:37:50Z">
        <w:r>
          <w:rPr>
            <w:rFonts w:hint="eastAsia" w:asciiTheme="minorEastAsia" w:hAnsiTheme="minorEastAsia" w:cstheme="minorEastAsia"/>
          </w:rPr>
          <w:delText>小时</w:delText>
        </w:r>
      </w:del>
      <w:r>
        <w:rPr>
          <w:rFonts w:hint="eastAsia" w:asciiTheme="minorEastAsia" w:hAnsiTheme="minorEastAsia" w:cstheme="minorEastAsia"/>
        </w:rPr>
        <w:t>。</w:t>
      </w:r>
    </w:p>
    <w:p>
      <w:pPr>
        <w:widowControl w:val="0"/>
        <w:ind w:firstLine="567"/>
        <w:jc w:val="both"/>
        <w:rPr>
          <w:rFonts w:asciiTheme="minorEastAsia" w:hAnsiTheme="minorEastAsia" w:cstheme="minorEastAsia"/>
        </w:rPr>
      </w:pPr>
      <w:r>
        <w:rPr>
          <w:rFonts w:hint="eastAsia" w:asciiTheme="minorEastAsia" w:hAnsiTheme="minorEastAsia" w:cstheme="minorEastAsia"/>
          <w:b/>
          <w:color w:val="00B0F0"/>
          <w:u w:val="single"/>
        </w:rPr>
        <w:t>Step</w:t>
      </w:r>
      <w:r>
        <w:rPr>
          <w:rFonts w:asciiTheme="minorEastAsia" w:hAnsiTheme="minorEastAsia" w:cstheme="minorEastAsia"/>
          <w:b/>
          <w:color w:val="00B0F0"/>
          <w:u w:val="single"/>
        </w:rPr>
        <w:t>8:</w:t>
      </w:r>
    </w:p>
    <w:p>
      <w:pPr>
        <w:widowControl w:val="0"/>
        <w:ind w:firstLine="567"/>
        <w:jc w:val="both"/>
        <w:rPr>
          <w:rFonts w:asciiTheme="minorEastAsia" w:hAnsiTheme="minorEastAsia" w:cstheme="minorEastAsia"/>
        </w:rPr>
      </w:pPr>
      <w:r>
        <w:rPr>
          <w:rFonts w:hint="eastAsia" w:asciiTheme="minorEastAsia" w:hAnsiTheme="minorEastAsia" w:cstheme="minorEastAsia"/>
        </w:rPr>
        <w:t>诊断专家将提取出这些风险踪迹记录对应的匿名信息作为新增的风险名单上传到风险名单服务器。</w:t>
      </w:r>
    </w:p>
    <w:p>
      <w:pPr>
        <w:widowControl w:val="0"/>
        <w:ind w:firstLine="567"/>
        <w:jc w:val="both"/>
        <w:rPr>
          <w:rFonts w:asciiTheme="minorEastAsia" w:hAnsiTheme="minorEastAsia" w:cstheme="minorEastAsia"/>
        </w:rPr>
      </w:pPr>
      <w:r>
        <w:rPr>
          <w:rFonts w:hint="eastAsia" w:asciiTheme="minorEastAsia" w:hAnsiTheme="minorEastAsia" w:cstheme="minorEastAsia"/>
          <w:b/>
          <w:color w:val="00B0F0"/>
          <w:u w:val="single"/>
        </w:rPr>
        <w:t>Step</w:t>
      </w:r>
      <w:r>
        <w:rPr>
          <w:rFonts w:asciiTheme="minorEastAsia" w:hAnsiTheme="minorEastAsia" w:cstheme="minorEastAsia"/>
          <w:b/>
          <w:color w:val="00B0F0"/>
          <w:u w:val="single"/>
        </w:rPr>
        <w:t>9:</w:t>
      </w:r>
    </w:p>
    <w:p>
      <w:pPr>
        <w:widowControl w:val="0"/>
        <w:ind w:firstLine="567"/>
        <w:jc w:val="both"/>
        <w:rPr>
          <w:rFonts w:asciiTheme="minorEastAsia" w:hAnsiTheme="minorEastAsia" w:cstheme="minorEastAsia"/>
        </w:rPr>
      </w:pPr>
      <w:r>
        <w:rPr>
          <w:rFonts w:hint="eastAsia" w:asciiTheme="minorEastAsia" w:hAnsiTheme="minorEastAsia" w:cstheme="minorEastAsia"/>
        </w:rPr>
        <w:t>LoRa网关会周期性地通过因特网访问风险名单服务器并获取最新的风险名单，来更新本地的风险名单。之后，LoRa网关会将风险名单与ACK信息一同发送给固定设备。</w:t>
      </w:r>
    </w:p>
    <w:p>
      <w:pPr>
        <w:widowControl w:val="0"/>
        <w:ind w:firstLine="567"/>
        <w:jc w:val="both"/>
        <w:rPr>
          <w:rFonts w:asciiTheme="minorEastAsia" w:hAnsiTheme="minorEastAsia" w:cstheme="minorEastAsia"/>
        </w:rPr>
      </w:pPr>
      <w:r>
        <w:rPr>
          <w:rFonts w:hint="eastAsia" w:asciiTheme="minorEastAsia" w:hAnsiTheme="minorEastAsia" w:cstheme="minorEastAsia"/>
          <w:b/>
          <w:color w:val="00B0F0"/>
          <w:u w:val="single"/>
        </w:rPr>
        <w:t>Step</w:t>
      </w:r>
      <w:r>
        <w:rPr>
          <w:rFonts w:asciiTheme="minorEastAsia" w:hAnsiTheme="minorEastAsia" w:cstheme="minorEastAsia"/>
          <w:b/>
          <w:color w:val="00B0F0"/>
          <w:u w:val="single"/>
        </w:rPr>
        <w:t>10</w:t>
      </w:r>
      <w:r>
        <w:rPr>
          <w:rFonts w:hint="eastAsia" w:asciiTheme="minorEastAsia" w:hAnsiTheme="minorEastAsia" w:cstheme="minorEastAsia"/>
          <w:b/>
          <w:color w:val="00B0F0"/>
          <w:u w:val="single"/>
        </w:rPr>
        <w:t>:</w:t>
      </w:r>
    </w:p>
    <w:p>
      <w:pPr>
        <w:widowControl w:val="0"/>
        <w:ind w:firstLine="567"/>
        <w:jc w:val="both"/>
        <w:rPr>
          <w:rFonts w:asciiTheme="minorEastAsia" w:hAnsiTheme="minorEastAsia" w:cstheme="minorEastAsia"/>
        </w:rPr>
      </w:pPr>
      <w:r>
        <w:rPr>
          <w:rFonts w:hint="eastAsia" w:asciiTheme="minorEastAsia" w:hAnsiTheme="minorEastAsia" w:cstheme="minorEastAsia"/>
        </w:rPr>
        <w:t>固定设备会接收到来自LoRa网关的风险名单后会将该风险名单发送给移动设备，自己则不对风险名单做任何处理。</w:t>
      </w:r>
    </w:p>
    <w:p>
      <w:pPr>
        <w:widowControl w:val="0"/>
        <w:ind w:firstLine="567"/>
        <w:jc w:val="both"/>
        <w:rPr>
          <w:rFonts w:asciiTheme="minorEastAsia" w:hAnsiTheme="minorEastAsia" w:cstheme="minorEastAsia"/>
        </w:rPr>
      </w:pPr>
      <w:r>
        <w:rPr>
          <w:rFonts w:hint="eastAsia" w:asciiTheme="minorEastAsia" w:hAnsiTheme="minorEastAsia" w:cstheme="minorEastAsia"/>
          <w:b/>
          <w:color w:val="00B0F0"/>
          <w:u w:val="single"/>
        </w:rPr>
        <w:t>Step</w:t>
      </w:r>
      <w:r>
        <w:rPr>
          <w:rFonts w:asciiTheme="minorEastAsia" w:hAnsiTheme="minorEastAsia" w:cstheme="minorEastAsia"/>
          <w:b/>
          <w:color w:val="00B0F0"/>
          <w:u w:val="single"/>
        </w:rPr>
        <w:t>11</w:t>
      </w:r>
      <w:r>
        <w:rPr>
          <w:rFonts w:hint="eastAsia" w:asciiTheme="minorEastAsia" w:hAnsiTheme="minorEastAsia" w:cstheme="minorEastAsia"/>
          <w:b/>
          <w:color w:val="00B0F0"/>
          <w:u w:val="single"/>
        </w:rPr>
        <w:t>:</w:t>
      </w:r>
    </w:p>
    <w:p>
      <w:pPr>
        <w:widowControl w:val="0"/>
        <w:ind w:firstLine="567"/>
        <w:jc w:val="both"/>
        <w:rPr>
          <w:rFonts w:asciiTheme="minorEastAsia" w:hAnsiTheme="minorEastAsia" w:cstheme="minorEastAsia"/>
        </w:rPr>
      </w:pPr>
      <w:r>
        <w:rPr>
          <w:rFonts w:hint="eastAsia" w:asciiTheme="minorEastAsia" w:hAnsiTheme="minorEastAsia" w:cstheme="minorEastAsia"/>
        </w:rPr>
        <w:t>固定设备会将集合类型的风险名单信息与唤醒信息一起发送给移动设备，之后移动设备会将收到的风险名单和自己近</w:t>
      </w:r>
      <w:r>
        <w:rPr>
          <w:rFonts w:asciiTheme="minorEastAsia" w:hAnsiTheme="minorEastAsia" w:cstheme="minorEastAsia"/>
        </w:rPr>
        <w:t>21</w:t>
      </w:r>
      <w:r>
        <w:rPr>
          <w:rFonts w:hint="eastAsia" w:asciiTheme="minorEastAsia" w:hAnsiTheme="minorEastAsia" w:cstheme="minorEastAsia"/>
        </w:rPr>
        <w:t>天内使用过的匿名名单进行匹配，如果匹配成功并且指示灯颜色本来为绿色，则指示灯颜色变为黄色。指示灯颜色为黄色的用户可以自愿地但是有义务地去医疗机构进行诊断，减少传播风险。</w:t>
      </w:r>
    </w:p>
    <w:p>
      <w:pPr>
        <w:widowControl w:val="0"/>
        <w:ind w:firstLine="567"/>
        <w:jc w:val="both"/>
        <w:rPr>
          <w:rFonts w:asciiTheme="minorEastAsia" w:hAnsiTheme="minorEastAsia" w:cstheme="minorEastAsia"/>
        </w:rPr>
      </w:pPr>
      <w:commentRangeStart w:id="11"/>
      <w:r>
        <w:rPr>
          <w:rFonts w:hint="eastAsia" w:asciiTheme="minorEastAsia" w:hAnsiTheme="minorEastAsia" w:cstheme="minorEastAsia"/>
        </w:rPr>
        <w:t>当患者痊愈后，诊断专家可以将该用户的设备指示灯改为绿色。</w:t>
      </w:r>
      <w:commentRangeEnd w:id="11"/>
      <w:r>
        <w:commentReference w:id="11"/>
      </w:r>
    </w:p>
    <w:p>
      <w:pPr>
        <w:widowControl w:val="0"/>
        <w:ind w:firstLine="567"/>
        <w:jc w:val="both"/>
        <w:rPr>
          <w:rFonts w:asciiTheme="minorEastAsia" w:hAnsiTheme="minorEastAsia" w:cstheme="minorEastAsia"/>
        </w:rPr>
      </w:pPr>
    </w:p>
    <w:p>
      <w:pPr>
        <w:widowControl w:val="0"/>
        <w:ind w:firstLine="567"/>
        <w:jc w:val="both"/>
        <w:rPr>
          <w:rFonts w:asciiTheme="minorEastAsia" w:hAnsiTheme="minorEastAsia" w:cstheme="minorEastAsia"/>
        </w:rPr>
      </w:pPr>
      <w:r>
        <w:rPr>
          <w:rFonts w:asciiTheme="minorEastAsia" w:hAnsiTheme="minorEastAsia" w:cstheme="minorEastAsia"/>
        </w:rPr>
        <w:drawing>
          <wp:inline distT="0" distB="0" distL="0" distR="0">
            <wp:extent cx="1612265" cy="2106295"/>
            <wp:effectExtent l="0" t="0" r="133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2265" cy="2106295"/>
                    </a:xfrm>
                    <a:prstGeom prst="rect">
                      <a:avLst/>
                    </a:prstGeom>
                  </pic:spPr>
                </pic:pic>
              </a:graphicData>
            </a:graphic>
          </wp:inline>
        </w:drawing>
      </w:r>
      <w:r>
        <w:rPr>
          <w:rFonts w:asciiTheme="minorEastAsia" w:hAnsiTheme="minorEastAsia" w:cstheme="minorEastAsia"/>
        </w:rPr>
        <w:drawing>
          <wp:inline distT="0" distB="0" distL="0" distR="0">
            <wp:extent cx="3132455" cy="2107565"/>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2558" cy="2108052"/>
                    </a:xfrm>
                    <a:prstGeom prst="rect">
                      <a:avLst/>
                    </a:prstGeom>
                  </pic:spPr>
                </pic:pic>
              </a:graphicData>
            </a:graphic>
          </wp:inline>
        </w:drawing>
      </w:r>
    </w:p>
    <w:p>
      <w:pPr>
        <w:pStyle w:val="15"/>
        <w:widowControl w:val="0"/>
        <w:numPr>
          <w:ilvl w:val="0"/>
          <w:numId w:val="6"/>
        </w:numPr>
        <w:jc w:val="both"/>
        <w:rPr>
          <w:rFonts w:asciiTheme="minorEastAsia" w:hAnsiTheme="minorEastAsia" w:cstheme="minorEastAsia"/>
        </w:rPr>
      </w:pPr>
      <w:ins w:id="408" w:author="丧钟1420093349" w:date="2021-01-27T20:44:00Z">
        <w:r>
          <w:rPr>
            <w:rFonts w:asciiTheme="minorEastAsia" w:hAnsiTheme="minorEastAsia" w:cstheme="minorEastAsia"/>
          </w:rPr>
          <w:t xml:space="preserve"> </w:t>
        </w:r>
      </w:ins>
      <w:ins w:id="409" w:author="丧钟1420093349" w:date="2021-01-27T20:44:01Z">
        <w:r>
          <w:rPr>
            <w:rFonts w:asciiTheme="minorEastAsia" w:hAnsiTheme="minorEastAsia" w:cstheme="minorEastAsia"/>
          </w:rPr>
          <w:t xml:space="preserve">       </w:t>
        </w:r>
      </w:ins>
      <w:ins w:id="410" w:author="丧钟1420093349" w:date="2021-01-27T20:44:02Z">
        <w:r>
          <w:rPr>
            <w:rFonts w:asciiTheme="minorEastAsia" w:hAnsiTheme="minorEastAsia" w:cstheme="minorEastAsia"/>
          </w:rPr>
          <w:t xml:space="preserve">          </w:t>
        </w:r>
      </w:ins>
      <w:ins w:id="411" w:author="丧钟1420093349" w:date="2021-01-27T20:44:03Z">
        <w:r>
          <w:rPr>
            <w:rFonts w:asciiTheme="minorEastAsia" w:hAnsiTheme="minorEastAsia" w:cstheme="minorEastAsia"/>
          </w:rPr>
          <w:t xml:space="preserve">    </w:t>
        </w:r>
      </w:ins>
      <w:r>
        <w:rPr>
          <w:rFonts w:asciiTheme="minorEastAsia" w:hAnsiTheme="minorEastAsia" w:cstheme="minorEastAsia"/>
        </w:rPr>
        <w:t>(</w:t>
      </w:r>
      <w:r>
        <w:rPr>
          <w:rFonts w:hint="eastAsia" w:asciiTheme="minorEastAsia" w:hAnsiTheme="minorEastAsia" w:cstheme="minorEastAsia"/>
        </w:rPr>
        <w:t>b</w:t>
      </w:r>
      <w:r>
        <w:rPr>
          <w:rFonts w:asciiTheme="minorEastAsia" w:hAnsiTheme="minorEastAsia" w:cstheme="minorEastAsia"/>
        </w:rPr>
        <w:t>)</w:t>
      </w:r>
    </w:p>
    <w:p>
      <w:pPr>
        <w:widowControl w:val="0"/>
        <w:jc w:val="center"/>
        <w:rPr>
          <w:rFonts w:asciiTheme="minorEastAsia" w:hAnsiTheme="minorEastAsia" w:cstheme="minorEastAsia"/>
        </w:rPr>
      </w:pPr>
      <w:r>
        <w:rPr>
          <w:rFonts w:hint="eastAsia" w:asciiTheme="minorEastAsia" w:hAnsiTheme="minorEastAsia" w:cstheme="minorEastAsia"/>
        </w:rPr>
        <w:t>Fig</w:t>
      </w:r>
      <w:r>
        <w:rPr>
          <w:rFonts w:asciiTheme="minorEastAsia" w:hAnsiTheme="minorEastAsia" w:cstheme="minorEastAsia"/>
        </w:rPr>
        <w:t xml:space="preserve"> 2. </w:t>
      </w:r>
      <w:r>
        <w:rPr>
          <w:rFonts w:hint="eastAsia" w:asciiTheme="minorEastAsia" w:hAnsiTheme="minorEastAsia" w:cstheme="minorEastAsia"/>
        </w:rPr>
        <w:t>a）移动设备和固定设备 b）LoRa网关</w:t>
      </w:r>
    </w:p>
    <w:p>
      <w:pPr>
        <w:widowControl w:val="0"/>
        <w:ind w:firstLine="567"/>
        <w:jc w:val="both"/>
        <w:rPr>
          <w:rFonts w:asciiTheme="minorEastAsia" w:hAnsiTheme="minorEastAsia" w:cstheme="minorEastAsia"/>
        </w:rPr>
      </w:pPr>
    </w:p>
    <w:p>
      <w:pPr>
        <w:pStyle w:val="15"/>
        <w:numPr>
          <w:ilvl w:val="0"/>
          <w:numId w:val="2"/>
        </w:numPr>
        <w:rPr>
          <w:sz w:val="40"/>
          <w:szCs w:val="40"/>
        </w:rPr>
      </w:pPr>
      <w:r>
        <w:rPr>
          <w:rFonts w:hint="eastAsia"/>
          <w:sz w:val="40"/>
          <w:szCs w:val="40"/>
        </w:rPr>
        <w:t>Prototype</w:t>
      </w:r>
      <w:r>
        <w:rPr>
          <w:sz w:val="40"/>
          <w:szCs w:val="40"/>
        </w:rPr>
        <w:t xml:space="preserve"> </w:t>
      </w:r>
      <w:r>
        <w:rPr>
          <w:rFonts w:hint="eastAsia"/>
          <w:sz w:val="40"/>
          <w:szCs w:val="40"/>
        </w:rPr>
        <w:t>of</w:t>
      </w:r>
      <w:r>
        <w:rPr>
          <w:sz w:val="40"/>
          <w:szCs w:val="40"/>
        </w:rPr>
        <w:t xml:space="preserve"> </w:t>
      </w:r>
      <w:r>
        <w:rPr>
          <w:rFonts w:hint="eastAsia"/>
          <w:sz w:val="40"/>
          <w:szCs w:val="40"/>
        </w:rPr>
        <w:t>LoBeTrace</w:t>
      </w:r>
      <w:r>
        <w:rPr>
          <w:sz w:val="40"/>
          <w:szCs w:val="40"/>
        </w:rPr>
        <w:t xml:space="preserve"> </w:t>
      </w:r>
      <w:r>
        <w:rPr>
          <w:rFonts w:hint="eastAsia"/>
          <w:sz w:val="40"/>
          <w:szCs w:val="40"/>
        </w:rPr>
        <w:t>for</w:t>
      </w:r>
      <w:r>
        <w:rPr>
          <w:sz w:val="40"/>
          <w:szCs w:val="40"/>
        </w:rPr>
        <w:t xml:space="preserve"> </w:t>
      </w:r>
      <w:r>
        <w:rPr>
          <w:rFonts w:hint="eastAsia"/>
          <w:sz w:val="40"/>
          <w:szCs w:val="40"/>
        </w:rPr>
        <w:t>Contact</w:t>
      </w:r>
      <w:r>
        <w:rPr>
          <w:sz w:val="40"/>
          <w:szCs w:val="40"/>
        </w:rPr>
        <w:t xml:space="preserve"> </w:t>
      </w:r>
      <w:r>
        <w:rPr>
          <w:rFonts w:hint="eastAsia"/>
          <w:sz w:val="40"/>
          <w:szCs w:val="40"/>
        </w:rPr>
        <w:t>Tracing</w:t>
      </w:r>
    </w:p>
    <w:p>
      <w:pPr>
        <w:widowControl w:val="0"/>
        <w:ind w:firstLine="567"/>
        <w:jc w:val="both"/>
        <w:rPr>
          <w:rFonts w:asciiTheme="minorEastAsia" w:hAnsiTheme="minorEastAsia" w:cstheme="minorEastAsia"/>
        </w:rPr>
      </w:pPr>
      <w:r>
        <w:rPr>
          <w:rFonts w:asciiTheme="minorEastAsia" w:hAnsiTheme="minorEastAsia" w:cstheme="minorEastAsia"/>
        </w:rPr>
        <w:t xml:space="preserve">To demonstrate the feasibility and practicability of LoBeTrace, we implement a prototype system. </w:t>
      </w:r>
      <w:r>
        <w:rPr>
          <w:rFonts w:hint="eastAsia" w:asciiTheme="minorEastAsia" w:hAnsiTheme="minorEastAsia" w:cstheme="minorEastAsia"/>
        </w:rPr>
        <w:t>如图2</w:t>
      </w:r>
      <w:r>
        <w:rPr>
          <w:rFonts w:asciiTheme="minorEastAsia" w:hAnsiTheme="minorEastAsia" w:cstheme="minorEastAsia"/>
        </w:rPr>
        <w:t>(a)</w:t>
      </w:r>
      <w:r>
        <w:rPr>
          <w:rFonts w:hint="eastAsia" w:asciiTheme="minorEastAsia" w:hAnsiTheme="minorEastAsia" w:cstheme="minorEastAsia"/>
        </w:rPr>
        <w:t>所示，原型机</w:t>
      </w:r>
      <w:r>
        <w:rPr>
          <w:rFonts w:asciiTheme="minorEastAsia" w:hAnsiTheme="minorEastAsia" w:cstheme="minorEastAsia"/>
        </w:rPr>
        <w:t>(</w:t>
      </w:r>
      <w:r>
        <w:rPr>
          <w:rFonts w:asciiTheme="minorEastAsia" w:hAnsiTheme="minorEastAsia" w:cstheme="minorEastAsia"/>
          <w:b/>
          <w:color w:val="ED7D31" w:themeColor="accent2"/>
          <w:u w:val="single"/>
          <w14:textFill>
            <w14:solidFill>
              <w14:schemeClr w14:val="accent2"/>
            </w14:solidFill>
          </w14:textFill>
        </w:rPr>
        <w:t>prototype</w:t>
      </w:r>
      <w:r>
        <w:rPr>
          <w:rFonts w:asciiTheme="minorEastAsia" w:hAnsiTheme="minorEastAsia" w:cstheme="minorEastAsia"/>
        </w:rPr>
        <w:t>)</w:t>
      </w:r>
      <w:r>
        <w:rPr>
          <w:rFonts w:hint="eastAsia" w:asciiTheme="minorEastAsia" w:hAnsiTheme="minorEastAsia" w:cstheme="minorEastAsia"/>
        </w:rPr>
        <w:t>使用Pycom</w:t>
      </w:r>
      <w:r>
        <w:rPr>
          <w:rFonts w:asciiTheme="minorEastAsia" w:hAnsiTheme="minorEastAsia" w:cstheme="minorEastAsia"/>
        </w:rPr>
        <w:t xml:space="preserve"> </w:t>
      </w:r>
      <w:r>
        <w:rPr>
          <w:rFonts w:hint="eastAsia" w:asciiTheme="minorEastAsia" w:hAnsiTheme="minorEastAsia" w:cstheme="minorEastAsia"/>
        </w:rPr>
        <w:t>LoPy</w:t>
      </w:r>
      <w:r>
        <w:rPr>
          <w:rFonts w:asciiTheme="minorEastAsia" w:hAnsiTheme="minorEastAsia" w:cstheme="minorEastAsia"/>
        </w:rPr>
        <w:t>4</w:t>
      </w:r>
      <w:r>
        <w:rPr>
          <w:rFonts w:hint="eastAsia" w:asciiTheme="minorEastAsia" w:hAnsiTheme="minorEastAsia" w:cstheme="minorEastAsia"/>
        </w:rPr>
        <w:t>和Pycom</w:t>
      </w:r>
      <w:r>
        <w:rPr>
          <w:rFonts w:asciiTheme="minorEastAsia" w:hAnsiTheme="minorEastAsia" w:cstheme="minorEastAsia"/>
        </w:rPr>
        <w:t xml:space="preserve"> </w:t>
      </w:r>
      <w:r>
        <w:rPr>
          <w:rFonts w:hint="eastAsia" w:asciiTheme="minorEastAsia" w:hAnsiTheme="minorEastAsia" w:cstheme="minorEastAsia"/>
        </w:rPr>
        <w:t>ExpansionBoard</w:t>
      </w:r>
      <w:r>
        <w:rPr>
          <w:rFonts w:asciiTheme="minorEastAsia" w:hAnsiTheme="minorEastAsia" w:cstheme="minorEastAsia"/>
        </w:rPr>
        <w:t>3.1</w:t>
      </w:r>
      <w:r>
        <w:rPr>
          <w:rFonts w:hint="eastAsia" w:asciiTheme="minorEastAsia" w:hAnsiTheme="minorEastAsia" w:cstheme="minorEastAsia"/>
        </w:rPr>
        <w:t>作为移动设备和固定设备，使用2</w:t>
      </w:r>
      <w:r>
        <w:rPr>
          <w:rFonts w:asciiTheme="minorEastAsia" w:hAnsiTheme="minorEastAsia" w:cstheme="minorEastAsia"/>
        </w:rPr>
        <w:t>000</w:t>
      </w:r>
      <w:r>
        <w:rPr>
          <w:rFonts w:hint="eastAsia" w:asciiTheme="minorEastAsia" w:hAnsiTheme="minorEastAsia" w:cstheme="minorEastAsia"/>
        </w:rPr>
        <w:t>mAh的Li</w:t>
      </w:r>
      <w:r>
        <w:rPr>
          <w:rFonts w:asciiTheme="minorEastAsia" w:hAnsiTheme="minorEastAsia" w:cstheme="minorEastAsia"/>
        </w:rPr>
        <w:t>Po</w:t>
      </w:r>
      <w:r>
        <w:rPr>
          <w:rFonts w:hint="eastAsia" w:asciiTheme="minorEastAsia" w:hAnsiTheme="minorEastAsia" w:cstheme="minorEastAsia"/>
        </w:rPr>
        <w:t>电池供电。实际应用情况下，固定设备使用电源供电，因为实验场所原因，实验中我们同样使用电池供电。</w:t>
      </w:r>
      <w:r>
        <w:rPr>
          <w:rFonts w:hint="eastAsia" w:asciiTheme="minorEastAsia" w:hAnsiTheme="minorEastAsia" w:cstheme="minorEastAsia"/>
          <w:b/>
          <w:color w:val="FF0000"/>
          <w:u w:val="single"/>
        </w:rPr>
        <w:t>天线信息？？？</w:t>
      </w:r>
      <w:r>
        <w:rPr>
          <w:rFonts w:hint="eastAsia" w:asciiTheme="minorEastAsia" w:hAnsiTheme="minorEastAsia" w:cstheme="minorEastAsia"/>
        </w:rPr>
        <w:t>。如图2</w:t>
      </w:r>
      <w:r>
        <w:rPr>
          <w:rFonts w:asciiTheme="minorEastAsia" w:hAnsiTheme="minorEastAsia" w:cstheme="minorEastAsia"/>
        </w:rPr>
        <w:t>(b)</w:t>
      </w:r>
      <w:r>
        <w:rPr>
          <w:rFonts w:hint="eastAsia" w:asciiTheme="minorEastAsia" w:hAnsiTheme="minorEastAsia" w:cstheme="minorEastAsia"/>
        </w:rPr>
        <w:t>所示，原型机使用Pycom</w:t>
      </w:r>
      <w:r>
        <w:rPr>
          <w:rFonts w:asciiTheme="minorEastAsia" w:hAnsiTheme="minorEastAsia" w:cstheme="minorEastAsia"/>
        </w:rPr>
        <w:t xml:space="preserve"> </w:t>
      </w:r>
      <w:r>
        <w:rPr>
          <w:rFonts w:hint="eastAsia" w:asciiTheme="minorEastAsia" w:hAnsiTheme="minorEastAsia" w:cstheme="minorEastAsia"/>
        </w:rPr>
        <w:t>LoPy</w:t>
      </w:r>
      <w:r>
        <w:rPr>
          <w:rFonts w:asciiTheme="minorEastAsia" w:hAnsiTheme="minorEastAsia" w:cstheme="minorEastAsia"/>
        </w:rPr>
        <w:t>4</w:t>
      </w:r>
      <w:r>
        <w:rPr>
          <w:rFonts w:hint="eastAsia" w:asciiTheme="minorEastAsia" w:hAnsiTheme="minorEastAsia" w:cstheme="minorEastAsia"/>
        </w:rPr>
        <w:t>和Pycom</w:t>
      </w:r>
      <w:r>
        <w:rPr>
          <w:rFonts w:asciiTheme="minorEastAsia" w:hAnsiTheme="minorEastAsia" w:cstheme="minorEastAsia"/>
        </w:rPr>
        <w:t xml:space="preserve"> </w:t>
      </w:r>
      <w:r>
        <w:rPr>
          <w:rFonts w:hint="eastAsia" w:asciiTheme="minorEastAsia" w:hAnsiTheme="minorEastAsia" w:cstheme="minorEastAsia"/>
        </w:rPr>
        <w:t>Pygate与MacBook</w:t>
      </w:r>
      <w:r>
        <w:rPr>
          <w:rFonts w:asciiTheme="minorEastAsia" w:hAnsiTheme="minorEastAsia" w:cstheme="minorEastAsia"/>
        </w:rPr>
        <w:t xml:space="preserve"> 2018 </w:t>
      </w:r>
      <w:r>
        <w:rPr>
          <w:rFonts w:hint="eastAsia" w:asciiTheme="minorEastAsia" w:hAnsiTheme="minorEastAsia" w:cstheme="minorEastAsia"/>
        </w:rPr>
        <w:t>A1989相连接作为LoRa网关设备，Pycom设备和MacBook之间通过有线连接。其中，移动设备和固定设备之间、固定设备和LoRa网关之间通过频段为CN4</w:t>
      </w:r>
      <w:r>
        <w:rPr>
          <w:rFonts w:asciiTheme="minorEastAsia" w:hAnsiTheme="minorEastAsia" w:cstheme="minorEastAsia"/>
        </w:rPr>
        <w:t>7</w:t>
      </w:r>
      <w:r>
        <w:rPr>
          <w:rFonts w:hint="eastAsia" w:asciiTheme="minorEastAsia" w:hAnsiTheme="minorEastAsia" w:cstheme="minorEastAsia"/>
        </w:rPr>
        <w:t>0的Raw</w:t>
      </w:r>
      <w:r>
        <w:rPr>
          <w:rFonts w:asciiTheme="minorEastAsia" w:hAnsiTheme="minorEastAsia" w:cstheme="minorEastAsia"/>
        </w:rPr>
        <w:t xml:space="preserve"> </w:t>
      </w:r>
      <w:r>
        <w:rPr>
          <w:rFonts w:hint="eastAsia" w:asciiTheme="minorEastAsia" w:hAnsiTheme="minorEastAsia" w:cstheme="minorEastAsia"/>
        </w:rPr>
        <w:t>LoRa信号交流，LoRa网关之间通过Wi</w:t>
      </w:r>
      <w:r>
        <w:rPr>
          <w:rFonts w:asciiTheme="minorEastAsia" w:hAnsiTheme="minorEastAsia" w:cstheme="minorEastAsia"/>
        </w:rPr>
        <w:t>-</w:t>
      </w:r>
      <w:r>
        <w:rPr>
          <w:rFonts w:hint="eastAsia" w:asciiTheme="minorEastAsia" w:hAnsiTheme="minorEastAsia" w:cstheme="minorEastAsia"/>
        </w:rPr>
        <w:t>Fi信号接入Internet交流。LoRa网关的PC部分安装了和操作区块链有关的应用程序，起到维护区块链的作用。网关的PC部分显示器上可以显示区块链的区块添加信息。我们将风险名单服务器运行在腾讯云服务器上，设有专门的外网IP地址和端口号供各个网关访问、获取信息，设有特殊的端口号供诊断专家修改风险名单。原型机使用普通笔记本电脑作为诊断专家，运行有一个可以实现为风险名单添加、删除匿名列表等操作的程序。</w:t>
      </w:r>
    </w:p>
    <w:p>
      <w:pPr>
        <w:widowControl w:val="0"/>
        <w:ind w:firstLine="567"/>
        <w:jc w:val="both"/>
        <w:rPr>
          <w:rFonts w:asciiTheme="minorEastAsia" w:hAnsiTheme="minorEastAsia" w:cstheme="minorEastAsia"/>
        </w:rPr>
      </w:pPr>
    </w:p>
    <w:p>
      <w:pPr>
        <w:widowControl w:val="0"/>
        <w:ind w:firstLine="567"/>
        <w:jc w:val="center"/>
        <w:rPr>
          <w:rFonts w:asciiTheme="minorEastAsia" w:hAnsiTheme="minorEastAsia" w:cstheme="minorEastAsia"/>
        </w:rPr>
      </w:pPr>
      <w:r>
        <w:rPr>
          <w:rFonts w:asciiTheme="minorEastAsia" w:hAnsiTheme="minorEastAsia" w:cstheme="minorEastAsia"/>
        </w:rPr>
        <w:t xml:space="preserve"> </w:t>
      </w:r>
      <w:r>
        <w:rPr>
          <w:rFonts w:asciiTheme="minorEastAsia" w:hAnsiTheme="minorEastAsia" w:cstheme="minorEastAsia"/>
        </w:rPr>
        <w:drawing>
          <wp:inline distT="0" distB="0" distL="0" distR="0">
            <wp:extent cx="3521710" cy="1973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43392" cy="1985793"/>
                    </a:xfrm>
                    <a:prstGeom prst="rect">
                      <a:avLst/>
                    </a:prstGeom>
                  </pic:spPr>
                </pic:pic>
              </a:graphicData>
            </a:graphic>
          </wp:inline>
        </w:drawing>
      </w:r>
    </w:p>
    <w:p>
      <w:pPr>
        <w:widowControl w:val="0"/>
        <w:ind w:firstLine="567"/>
        <w:jc w:val="center"/>
        <w:rPr>
          <w:rFonts w:asciiTheme="minorEastAsia" w:hAnsiTheme="minorEastAsia" w:cstheme="minorEastAsia"/>
        </w:rPr>
      </w:pPr>
      <w:r>
        <w:rPr>
          <w:rFonts w:hint="eastAsia" w:asciiTheme="minorEastAsia" w:hAnsiTheme="minorEastAsia" w:cstheme="minorEastAsia"/>
        </w:rPr>
        <w:t>Fig</w:t>
      </w:r>
      <w:r>
        <w:rPr>
          <w:rFonts w:asciiTheme="minorEastAsia" w:hAnsiTheme="minorEastAsia" w:cstheme="minorEastAsia"/>
        </w:rPr>
        <w:t xml:space="preserve"> 3. </w:t>
      </w:r>
      <w:r>
        <w:rPr>
          <w:rFonts w:hint="eastAsia" w:asciiTheme="minorEastAsia" w:hAnsiTheme="minorEastAsia" w:cstheme="minorEastAsia"/>
        </w:rPr>
        <w:t>实验场所：大连理工大学开发区校区教学区，分为A、B、C三个建筑</w:t>
      </w:r>
    </w:p>
    <w:p>
      <w:pPr>
        <w:widowControl w:val="0"/>
        <w:ind w:firstLine="567"/>
        <w:jc w:val="center"/>
        <w:rPr>
          <w:rFonts w:asciiTheme="minorEastAsia" w:hAnsiTheme="minorEastAsia" w:cstheme="minorEastAsia"/>
        </w:rPr>
      </w:pPr>
    </w:p>
    <w:p>
      <w:pPr>
        <w:widowControl w:val="0"/>
        <w:ind w:firstLine="567"/>
        <w:jc w:val="center"/>
        <w:rPr>
          <w:rFonts w:asciiTheme="minorEastAsia" w:hAnsiTheme="minorEastAsia" w:cstheme="minorEastAsia"/>
        </w:rPr>
      </w:pPr>
      <w:r>
        <w:rPr>
          <w:rFonts w:asciiTheme="minorEastAsia" w:hAnsiTheme="minorEastAsia" w:cstheme="minorEastAsia"/>
        </w:rPr>
        <w:drawing>
          <wp:inline distT="0" distB="0" distL="0" distR="0">
            <wp:extent cx="3484245" cy="2111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2047" cy="2116521"/>
                    </a:xfrm>
                    <a:prstGeom prst="rect">
                      <a:avLst/>
                    </a:prstGeom>
                  </pic:spPr>
                </pic:pic>
              </a:graphicData>
            </a:graphic>
          </wp:inline>
        </w:drawing>
      </w:r>
    </w:p>
    <w:p>
      <w:pPr>
        <w:widowControl w:val="0"/>
        <w:ind w:firstLine="567"/>
        <w:jc w:val="center"/>
        <w:rPr>
          <w:rFonts w:asciiTheme="minorEastAsia" w:hAnsiTheme="minorEastAsia" w:cstheme="minorEastAsia"/>
        </w:rPr>
      </w:pPr>
      <w:r>
        <w:rPr>
          <w:rFonts w:hint="eastAsia" w:asciiTheme="minorEastAsia" w:hAnsiTheme="minorEastAsia" w:cstheme="minorEastAsia"/>
        </w:rPr>
        <w:t>Fig</w:t>
      </w:r>
      <w:r>
        <w:rPr>
          <w:rFonts w:asciiTheme="minorEastAsia" w:hAnsiTheme="minorEastAsia" w:cstheme="minorEastAsia"/>
        </w:rPr>
        <w:t xml:space="preserve"> 4. </w:t>
      </w:r>
      <w:r>
        <w:rPr>
          <w:rFonts w:hint="eastAsia" w:asciiTheme="minorEastAsia" w:hAnsiTheme="minorEastAsia" w:cstheme="minorEastAsia"/>
        </w:rPr>
        <w:t>实验人员手持移动设备在建筑A内行走</w:t>
      </w:r>
    </w:p>
    <w:p>
      <w:pPr>
        <w:widowControl w:val="0"/>
        <w:ind w:firstLine="567"/>
        <w:jc w:val="both"/>
        <w:rPr>
          <w:rFonts w:asciiTheme="minorEastAsia" w:hAnsiTheme="minorEastAsia" w:cstheme="minorEastAsia"/>
        </w:rPr>
      </w:pPr>
    </w:p>
    <w:p>
      <w:pPr>
        <w:widowControl w:val="0"/>
        <w:ind w:firstLine="567"/>
        <w:jc w:val="both"/>
        <w:rPr>
          <w:rFonts w:asciiTheme="minorEastAsia" w:hAnsiTheme="minorEastAsia" w:cstheme="minorEastAsia"/>
        </w:rPr>
      </w:pPr>
      <w:r>
        <w:rPr>
          <w:rFonts w:hint="eastAsia" w:asciiTheme="minorEastAsia" w:hAnsiTheme="minorEastAsia" w:cstheme="minorEastAsia"/>
        </w:rPr>
        <w:t>如图</w:t>
      </w:r>
      <w:r>
        <w:rPr>
          <w:rFonts w:asciiTheme="minorEastAsia" w:hAnsiTheme="minorEastAsia" w:cstheme="minorEastAsia"/>
        </w:rPr>
        <w:t>3</w:t>
      </w:r>
      <w:r>
        <w:rPr>
          <w:rFonts w:hint="eastAsia" w:asciiTheme="minorEastAsia" w:hAnsiTheme="minorEastAsia" w:cstheme="minorEastAsia"/>
        </w:rPr>
        <w:t>所示，我们的实验过程在大连理工大学开发区校区教学区内完成。教学区由三栋建筑物A、B和C组成。建筑结构为混凝土建筑，墙平均厚度约为0.</w:t>
      </w:r>
      <w:r>
        <w:rPr>
          <w:rFonts w:asciiTheme="minorEastAsia" w:hAnsiTheme="minorEastAsia" w:cstheme="minorEastAsia"/>
        </w:rPr>
        <w:t>5</w:t>
      </w:r>
      <w:r>
        <w:rPr>
          <w:rFonts w:hint="eastAsia" w:asciiTheme="minorEastAsia" w:hAnsiTheme="minorEastAsia" w:cstheme="minorEastAsia"/>
        </w:rPr>
        <w:t>米。在实验中，移动设备均由实验人员手持，并且每个实验人员在建筑物内指定的范围内随机走动，如图4所示。</w:t>
      </w:r>
    </w:p>
    <w:p>
      <w:pPr>
        <w:widowControl w:val="0"/>
        <w:ind w:firstLine="567"/>
        <w:jc w:val="both"/>
        <w:rPr>
          <w:ins w:id="412" w:author="丧钟1420093349" w:date="2021-01-26T09:39:09Z"/>
        </w:rPr>
      </w:pPr>
      <w:commentRangeStart w:id="12"/>
      <w:r>
        <w:rPr>
          <w:rFonts w:hint="eastAsia" w:asciiTheme="minorEastAsia" w:hAnsiTheme="minorEastAsia" w:cstheme="minorEastAsia"/>
        </w:rPr>
        <w:t>因为很难做到真正测试2</w:t>
      </w:r>
      <w:r>
        <w:rPr>
          <w:rFonts w:asciiTheme="minorEastAsia" w:hAnsiTheme="minorEastAsia" w:cstheme="minorEastAsia"/>
        </w:rPr>
        <w:t>1</w:t>
      </w:r>
      <w:r>
        <w:rPr>
          <w:rFonts w:hint="eastAsia" w:asciiTheme="minorEastAsia" w:hAnsiTheme="minorEastAsia" w:cstheme="minorEastAsia"/>
        </w:rPr>
        <w:t>天的数据，为了节省时间，我们按比例加快了</w:t>
      </w:r>
      <w:ins w:id="413" w:author="丧钟1420093349" w:date="2021-01-27T18:09:16Z">
        <w:r>
          <w:rPr>
            <w:rFonts w:hint="default" w:asciiTheme="minorEastAsia" w:hAnsiTheme="minorEastAsia" w:cstheme="minorEastAsia"/>
          </w:rPr>
          <w:t>设备</w:t>
        </w:r>
      </w:ins>
      <w:ins w:id="414" w:author="丧钟1420093349" w:date="2021-01-27T18:09:17Z">
        <w:r>
          <w:rPr>
            <w:rFonts w:hint="default" w:asciiTheme="minorEastAsia" w:hAnsiTheme="minorEastAsia" w:cstheme="minorEastAsia"/>
          </w:rPr>
          <w:t>工作</w:t>
        </w:r>
      </w:ins>
      <w:del w:id="415" w:author="丧钟1420093349" w:date="2021-01-27T18:09:15Z">
        <w:r>
          <w:rPr>
            <w:rFonts w:hint="eastAsia" w:asciiTheme="minorEastAsia" w:hAnsiTheme="minorEastAsia" w:cstheme="minorEastAsia"/>
          </w:rPr>
          <w:delText>实验</w:delText>
        </w:r>
      </w:del>
      <w:ins w:id="416" w:author="丧钟1420093349" w:date="2021-01-27T18:09:12Z">
        <w:r>
          <w:rPr>
            <w:rFonts w:hint="default" w:asciiTheme="minorEastAsia" w:hAnsiTheme="minorEastAsia" w:cstheme="minorEastAsia"/>
          </w:rPr>
          <w:t>频率</w:t>
        </w:r>
      </w:ins>
      <w:del w:id="417" w:author="丧钟1420093349" w:date="2021-01-27T18:09:11Z">
        <w:r>
          <w:rPr>
            <w:rFonts w:hint="eastAsia" w:asciiTheme="minorEastAsia" w:hAnsiTheme="minorEastAsia" w:cstheme="minorEastAsia"/>
          </w:rPr>
          <w:delText>速率</w:delText>
        </w:r>
      </w:del>
      <w:r>
        <w:rPr>
          <w:rFonts w:hint="eastAsia" w:asciiTheme="minorEastAsia" w:hAnsiTheme="minorEastAsia" w:cstheme="minorEastAsia"/>
        </w:rPr>
        <w:t>。</w:t>
      </w:r>
      <w:del w:id="418" w:author="丧钟1420093349" w:date="2021-01-27T18:13:46Z">
        <w:r>
          <w:rPr>
            <w:rFonts w:hint="eastAsia" w:asciiTheme="minorEastAsia" w:hAnsiTheme="minorEastAsia" w:cstheme="minorEastAsia"/>
          </w:rPr>
          <w:delText>在实验中，我们将每个实验的时间压缩到大约3</w:delText>
        </w:r>
      </w:del>
      <w:del w:id="419" w:author="丧钟1420093349" w:date="2021-01-27T18:13:46Z">
        <w:r>
          <w:rPr>
            <w:rFonts w:asciiTheme="minorEastAsia" w:hAnsiTheme="minorEastAsia" w:cstheme="minorEastAsia"/>
          </w:rPr>
          <w:delText>0</w:delText>
        </w:r>
      </w:del>
      <w:del w:id="420" w:author="丧钟1420093349" w:date="2021-01-27T18:13:46Z">
        <w:r>
          <w:rPr>
            <w:rFonts w:hint="eastAsia" w:asciiTheme="minorEastAsia" w:hAnsiTheme="minorEastAsia" w:cstheme="minorEastAsia"/>
          </w:rPr>
          <w:delText>分钟。</w:delText>
        </w:r>
      </w:del>
      <w:ins w:id="421" w:author="丧钟1420093349" w:date="2021-01-27T18:09:28Z">
        <w:r>
          <w:rPr>
            <w:rFonts w:hint="default" w:asciiTheme="minorEastAsia" w:hAnsiTheme="minorEastAsia" w:cstheme="minorEastAsia"/>
          </w:rPr>
          <w:t>但是</w:t>
        </w:r>
      </w:ins>
      <w:ins w:id="422" w:author="丧钟1420093349" w:date="2021-01-27T18:02:48Z">
        <w:r>
          <w:rPr>
            <w:rFonts w:hint="default" w:asciiTheme="minorEastAsia" w:hAnsiTheme="minorEastAsia" w:cstheme="minorEastAsia"/>
          </w:rPr>
          <w:t>其中</w:t>
        </w:r>
      </w:ins>
      <w:ins w:id="423" w:author="丧钟1420093349" w:date="2021-01-27T18:02:49Z">
        <w:r>
          <w:rPr>
            <w:rFonts w:hint="default" w:asciiTheme="minorEastAsia" w:hAnsiTheme="minorEastAsia" w:cstheme="minorEastAsia"/>
          </w:rPr>
          <w:t>实验五</w:t>
        </w:r>
      </w:ins>
      <w:ins w:id="424" w:author="丧钟1420093349" w:date="2021-01-27T18:02:52Z">
        <w:r>
          <w:rPr>
            <w:rFonts w:hint="default" w:asciiTheme="minorEastAsia" w:hAnsiTheme="minorEastAsia" w:cstheme="minorEastAsia"/>
          </w:rPr>
          <w:t>按</w:t>
        </w:r>
      </w:ins>
      <w:ins w:id="425" w:author="丧钟1420093349" w:date="2021-01-27T18:02:53Z">
        <w:r>
          <w:rPr>
            <w:rFonts w:hint="default" w:asciiTheme="minorEastAsia" w:hAnsiTheme="minorEastAsia" w:cstheme="minorEastAsia"/>
          </w:rPr>
          <w:t>实际</w:t>
        </w:r>
      </w:ins>
      <w:ins w:id="426" w:author="丧钟1420093349" w:date="2021-01-27T18:09:33Z">
        <w:r>
          <w:rPr>
            <w:rFonts w:hint="default" w:asciiTheme="minorEastAsia" w:hAnsiTheme="minorEastAsia" w:cstheme="minorEastAsia"/>
          </w:rPr>
          <w:t>设备</w:t>
        </w:r>
      </w:ins>
      <w:ins w:id="427" w:author="丧钟1420093349" w:date="2021-01-27T18:02:54Z">
        <w:r>
          <w:rPr>
            <w:rFonts w:hint="default" w:asciiTheme="minorEastAsia" w:hAnsiTheme="minorEastAsia" w:cstheme="minorEastAsia"/>
          </w:rPr>
          <w:t>工作</w:t>
        </w:r>
      </w:ins>
      <w:ins w:id="428" w:author="丧钟1420093349" w:date="2021-01-27T18:09:23Z">
        <w:r>
          <w:rPr>
            <w:rFonts w:hint="default" w:asciiTheme="minorEastAsia" w:hAnsiTheme="minorEastAsia" w:cstheme="minorEastAsia"/>
          </w:rPr>
          <w:t>频率</w:t>
        </w:r>
      </w:ins>
      <w:ins w:id="429" w:author="丧钟1420093349" w:date="2021-01-27T18:03:01Z">
        <w:r>
          <w:rPr>
            <w:rFonts w:hint="default" w:asciiTheme="minorEastAsia" w:hAnsiTheme="minorEastAsia" w:cstheme="minorEastAsia"/>
          </w:rPr>
          <w:t>配置。</w:t>
        </w:r>
      </w:ins>
      <w:r>
        <w:rPr>
          <w:rFonts w:hint="eastAsia" w:asciiTheme="minorEastAsia" w:hAnsiTheme="minorEastAsia" w:cstheme="minorEastAsia"/>
        </w:rPr>
        <w:t>我们增大了固定设备发送唤醒信息的频率、减少了移动设备的休眠时间、增大了固定设备上传的频率、增大了LoRa网关上传踪迹记录到区块链中的速率。</w:t>
      </w:r>
      <w:commentRangeEnd w:id="12"/>
      <w:r>
        <w:commentReference w:id="12"/>
      </w:r>
    </w:p>
    <w:p>
      <w:pPr>
        <w:widowControl w:val="0"/>
        <w:ind w:firstLine="567"/>
        <w:jc w:val="both"/>
        <w:rPr>
          <w:ins w:id="430" w:author="丧钟1420093349" w:date="2021-01-26T09:39:10Z"/>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4"/>
        <w:gridCol w:w="1004"/>
        <w:gridCol w:w="1028"/>
        <w:gridCol w:w="1028"/>
        <w:gridCol w:w="1028"/>
        <w:gridCol w:w="1004"/>
        <w:gridCol w:w="1028"/>
        <w:gridCol w:w="2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ins w:id="431" w:author="丧钟1420093349" w:date="2021-01-26T10:06:19Z"/>
        </w:trPr>
        <w:tc>
          <w:tcPr>
            <w:tcW w:w="1004" w:type="dxa"/>
          </w:tcPr>
          <w:p>
            <w:pPr>
              <w:widowControl w:val="0"/>
              <w:jc w:val="both"/>
              <w:rPr>
                <w:ins w:id="432" w:author="丧钟1420093349" w:date="2021-01-26T10:06:19Z"/>
                <w:rFonts w:hint="default" w:asciiTheme="minorEastAsia" w:hAnsiTheme="minorEastAsia" w:cstheme="minorEastAsia"/>
                <w:vertAlign w:val="baseline"/>
              </w:rPr>
            </w:pPr>
            <w:ins w:id="433" w:author="丧钟1420093349" w:date="2021-01-26T10:06:19Z">
              <w:r>
                <w:rPr>
                  <w:rFonts w:hint="default" w:asciiTheme="minorEastAsia" w:hAnsiTheme="minorEastAsia" w:cstheme="minorEastAsia"/>
                  <w:vertAlign w:val="baseline"/>
                </w:rPr>
                <w:t>实验</w:t>
              </w:r>
            </w:ins>
          </w:p>
        </w:tc>
        <w:tc>
          <w:tcPr>
            <w:tcW w:w="1004" w:type="dxa"/>
            <w:vAlign w:val="top"/>
          </w:tcPr>
          <w:p>
            <w:pPr>
              <w:widowControl w:val="0"/>
              <w:jc w:val="both"/>
              <w:rPr>
                <w:ins w:id="434" w:author="丧钟1420093349" w:date="2021-01-26T10:06:19Z"/>
                <w:rFonts w:hint="default" w:asciiTheme="minorEastAsia" w:hAnsiTheme="minorEastAsia" w:eastAsiaTheme="minorEastAsia" w:cstheme="minorEastAsia"/>
                <w:sz w:val="24"/>
                <w:szCs w:val="24"/>
                <w:vertAlign w:val="baseline"/>
                <w:lang w:eastAsia="zh-CN" w:bidi="ar-SA"/>
              </w:rPr>
            </w:pPr>
            <w:ins w:id="435" w:author="丧钟1420093349" w:date="2021-01-26T10:06:19Z">
              <w:r>
                <w:rPr>
                  <w:rFonts w:hint="default" w:asciiTheme="minorEastAsia" w:hAnsiTheme="minorEastAsia" w:cstheme="minorEastAsia"/>
                  <w:vertAlign w:val="baseline"/>
                </w:rPr>
                <w:t>固定设备唤醒频率</w:t>
              </w:r>
            </w:ins>
          </w:p>
        </w:tc>
        <w:tc>
          <w:tcPr>
            <w:tcW w:w="1028" w:type="dxa"/>
            <w:vAlign w:val="top"/>
          </w:tcPr>
          <w:p>
            <w:pPr>
              <w:widowControl w:val="0"/>
              <w:jc w:val="both"/>
              <w:rPr>
                <w:ins w:id="436" w:author="丧钟1420093349" w:date="2021-01-26T10:06:19Z"/>
                <w:rFonts w:hint="default" w:asciiTheme="minorEastAsia" w:hAnsiTheme="minorEastAsia" w:eastAsiaTheme="minorEastAsia" w:cstheme="minorEastAsia"/>
                <w:color w:val="F2F2F2" w:themeColor="background1" w:themeShade="F2"/>
                <w:sz w:val="24"/>
                <w:szCs w:val="24"/>
                <w:vertAlign w:val="baseline"/>
                <w:lang w:eastAsia="zh-CN" w:bidi="ar-SA"/>
                <w:rPrChange w:id="437" w:author="丧钟1420093349" w:date="2021-01-27T18:43:03Z">
                  <w:rPr>
                    <w:ins w:id="438" w:author="丧钟1420093349" w:date="2021-01-26T10:06:19Z"/>
                    <w:rFonts w:hint="default" w:asciiTheme="minorEastAsia" w:hAnsiTheme="minorEastAsia" w:eastAsiaTheme="minorEastAsia" w:cstheme="minorEastAsia"/>
                    <w:sz w:val="24"/>
                    <w:szCs w:val="24"/>
                    <w:vertAlign w:val="baseline"/>
                    <w:lang w:eastAsia="zh-CN" w:bidi="ar-SA"/>
                  </w:rPr>
                </w:rPrChange>
              </w:rPr>
            </w:pPr>
            <w:ins w:id="439" w:author="丧钟1420093349" w:date="2021-01-26T10:06:19Z">
              <w:r>
                <w:rPr>
                  <w:rFonts w:hint="default" w:asciiTheme="minorEastAsia" w:hAnsiTheme="minorEastAsia" w:cstheme="minorEastAsia"/>
                  <w:color w:val="F2F2F2" w:themeColor="background1" w:themeShade="F2"/>
                  <w:vertAlign w:val="baseline"/>
                  <w:rPrChange w:id="440" w:author="丧钟1420093349" w:date="2021-01-27T18:43:03Z">
                    <w:rPr>
                      <w:rFonts w:hint="default" w:asciiTheme="minorEastAsia" w:hAnsiTheme="minorEastAsia" w:cstheme="minorEastAsia"/>
                      <w:vertAlign w:val="baseline"/>
                    </w:rPr>
                  </w:rPrChange>
                </w:rPr>
                <w:t>固定设备工作总周期</w:t>
              </w:r>
            </w:ins>
          </w:p>
        </w:tc>
        <w:tc>
          <w:tcPr>
            <w:tcW w:w="1028" w:type="dxa"/>
            <w:vAlign w:val="top"/>
          </w:tcPr>
          <w:p>
            <w:pPr>
              <w:widowControl w:val="0"/>
              <w:jc w:val="both"/>
              <w:rPr>
                <w:ins w:id="442" w:author="丧钟1420093349" w:date="2021-01-26T10:06:19Z"/>
                <w:rFonts w:hint="default" w:asciiTheme="minorEastAsia" w:hAnsiTheme="minorEastAsia" w:eastAsiaTheme="minorEastAsia" w:cstheme="minorEastAsia"/>
                <w:color w:val="F2F2F2" w:themeColor="background1" w:themeShade="F2"/>
                <w:sz w:val="24"/>
                <w:szCs w:val="24"/>
                <w:vertAlign w:val="baseline"/>
                <w:lang w:eastAsia="zh-CN" w:bidi="ar-SA"/>
                <w:rPrChange w:id="443" w:author="丧钟1420093349" w:date="2021-01-27T18:43:03Z">
                  <w:rPr>
                    <w:ins w:id="444" w:author="丧钟1420093349" w:date="2021-01-26T10:06:19Z"/>
                    <w:rFonts w:hint="default" w:asciiTheme="minorEastAsia" w:hAnsiTheme="minorEastAsia" w:eastAsiaTheme="minorEastAsia" w:cstheme="minorEastAsia"/>
                    <w:sz w:val="24"/>
                    <w:szCs w:val="24"/>
                    <w:vertAlign w:val="baseline"/>
                    <w:lang w:eastAsia="zh-CN" w:bidi="ar-SA"/>
                  </w:rPr>
                </w:rPrChange>
              </w:rPr>
            </w:pPr>
            <w:ins w:id="445" w:author="丧钟1420093349" w:date="2021-01-26T10:06:19Z">
              <w:r>
                <w:rPr>
                  <w:rFonts w:hint="default" w:asciiTheme="minorEastAsia" w:hAnsiTheme="minorEastAsia" w:cstheme="minorEastAsia"/>
                  <w:color w:val="F2F2F2" w:themeColor="background1" w:themeShade="F2"/>
                  <w:vertAlign w:val="baseline"/>
                  <w:rPrChange w:id="446" w:author="丧钟1420093349" w:date="2021-01-27T18:43:03Z">
                    <w:rPr>
                      <w:rFonts w:hint="default" w:asciiTheme="minorEastAsia" w:hAnsiTheme="minorEastAsia" w:cstheme="minorEastAsia"/>
                      <w:vertAlign w:val="baseline"/>
                    </w:rPr>
                  </w:rPrChange>
                </w:rPr>
                <w:t>固定设备唤醒周期</w:t>
              </w:r>
            </w:ins>
          </w:p>
        </w:tc>
        <w:tc>
          <w:tcPr>
            <w:tcW w:w="1028" w:type="dxa"/>
            <w:vAlign w:val="top"/>
          </w:tcPr>
          <w:p>
            <w:pPr>
              <w:widowControl w:val="0"/>
              <w:jc w:val="both"/>
              <w:rPr>
                <w:ins w:id="448" w:author="丧钟1420093349" w:date="2021-01-26T10:06:19Z"/>
                <w:rFonts w:hint="default" w:asciiTheme="minorEastAsia" w:hAnsiTheme="minorEastAsia" w:eastAsiaTheme="minorEastAsia" w:cstheme="minorEastAsia"/>
                <w:color w:val="F2F2F2" w:themeColor="background1" w:themeShade="F2"/>
                <w:sz w:val="24"/>
                <w:szCs w:val="24"/>
                <w:vertAlign w:val="baseline"/>
                <w:lang w:eastAsia="zh-CN" w:bidi="ar-SA"/>
                <w:rPrChange w:id="449" w:author="丧钟1420093349" w:date="2021-01-27T18:43:03Z">
                  <w:rPr>
                    <w:ins w:id="450" w:author="丧钟1420093349" w:date="2021-01-26T10:06:19Z"/>
                    <w:rFonts w:hint="default" w:asciiTheme="minorEastAsia" w:hAnsiTheme="minorEastAsia" w:eastAsiaTheme="minorEastAsia" w:cstheme="minorEastAsia"/>
                    <w:sz w:val="24"/>
                    <w:szCs w:val="24"/>
                    <w:vertAlign w:val="baseline"/>
                    <w:lang w:eastAsia="zh-CN" w:bidi="ar-SA"/>
                  </w:rPr>
                </w:rPrChange>
              </w:rPr>
            </w:pPr>
            <w:ins w:id="451" w:author="丧钟1420093349" w:date="2021-01-26T10:06:19Z">
              <w:r>
                <w:rPr>
                  <w:rFonts w:hint="default" w:asciiTheme="minorEastAsia" w:hAnsiTheme="minorEastAsia" w:cstheme="minorEastAsia"/>
                  <w:color w:val="F2F2F2" w:themeColor="background1" w:themeShade="F2"/>
                  <w:vertAlign w:val="baseline"/>
                  <w:rPrChange w:id="452" w:author="丧钟1420093349" w:date="2021-01-27T18:43:03Z">
                    <w:rPr>
                      <w:rFonts w:hint="default" w:asciiTheme="minorEastAsia" w:hAnsiTheme="minorEastAsia" w:cstheme="minorEastAsia"/>
                      <w:vertAlign w:val="baseline"/>
                    </w:rPr>
                  </w:rPrChange>
                </w:rPr>
                <w:t>固定设备上传周期</w:t>
              </w:r>
            </w:ins>
          </w:p>
        </w:tc>
        <w:tc>
          <w:tcPr>
            <w:tcW w:w="1004" w:type="dxa"/>
            <w:vAlign w:val="top"/>
          </w:tcPr>
          <w:p>
            <w:pPr>
              <w:widowControl w:val="0"/>
              <w:jc w:val="both"/>
              <w:rPr>
                <w:ins w:id="454" w:author="丧钟1420093349" w:date="2021-01-26T10:06:19Z"/>
                <w:rFonts w:hint="default" w:asciiTheme="minorEastAsia" w:hAnsiTheme="minorEastAsia" w:eastAsiaTheme="minorEastAsia" w:cstheme="minorEastAsia"/>
                <w:sz w:val="24"/>
                <w:szCs w:val="24"/>
                <w:vertAlign w:val="baseline"/>
                <w:lang w:val="en-US" w:eastAsia="zh-CN" w:bidi="ar-SA"/>
              </w:rPr>
            </w:pPr>
            <w:ins w:id="455" w:author="丧钟1420093349" w:date="2021-01-26T10:06:19Z">
              <w:r>
                <w:rPr>
                  <w:rFonts w:hint="default" w:asciiTheme="minorEastAsia" w:hAnsiTheme="minorEastAsia" w:cstheme="minorEastAsia"/>
                  <w:vertAlign w:val="baseline"/>
                </w:rPr>
                <w:t>固定设备上传频率</w:t>
              </w:r>
            </w:ins>
          </w:p>
        </w:tc>
        <w:tc>
          <w:tcPr>
            <w:tcW w:w="1028" w:type="dxa"/>
            <w:vAlign w:val="top"/>
          </w:tcPr>
          <w:p>
            <w:pPr>
              <w:widowControl w:val="0"/>
              <w:jc w:val="both"/>
              <w:rPr>
                <w:ins w:id="456" w:author="丧钟1420093349" w:date="2021-01-26T10:06:19Z"/>
                <w:rFonts w:hint="default" w:asciiTheme="minorEastAsia" w:hAnsiTheme="minorEastAsia" w:eastAsiaTheme="minorEastAsia" w:cstheme="minorEastAsia"/>
                <w:sz w:val="24"/>
                <w:szCs w:val="24"/>
                <w:vertAlign w:val="baseline"/>
                <w:lang w:val="en-US" w:eastAsia="zh-CN" w:bidi="ar-SA"/>
              </w:rPr>
            </w:pPr>
            <w:ins w:id="457" w:author="丧钟1420093349" w:date="2021-01-26T10:06:19Z">
              <w:r>
                <w:rPr>
                  <w:rFonts w:hint="default" w:asciiTheme="minorEastAsia" w:hAnsiTheme="minorEastAsia" w:cstheme="minorEastAsia"/>
                  <w:vertAlign w:val="baseline"/>
                </w:rPr>
                <w:t>移动设备休眠时间</w:t>
              </w:r>
            </w:ins>
          </w:p>
        </w:tc>
        <w:tc>
          <w:tcPr>
            <w:tcW w:w="2112" w:type="dxa"/>
            <w:vAlign w:val="top"/>
          </w:tcPr>
          <w:p>
            <w:pPr>
              <w:widowControl w:val="0"/>
              <w:jc w:val="both"/>
              <w:rPr>
                <w:ins w:id="458" w:author="丧钟1420093349" w:date="2021-01-26T10:06:19Z"/>
                <w:rFonts w:hint="default" w:asciiTheme="minorEastAsia" w:hAnsiTheme="minorEastAsia" w:cstheme="minorEastAsia"/>
                <w:vertAlign w:val="baseline"/>
              </w:rPr>
            </w:pPr>
            <w:ins w:id="459" w:author="丧钟1420093349" w:date="2021-01-26T10:06:57Z">
              <w:r>
                <w:rPr>
                  <w:rFonts w:hint="default" w:asciiTheme="minorEastAsia" w:hAnsiTheme="minorEastAsia" w:cstheme="minorEastAsia"/>
                  <w:vertAlign w:val="baseline"/>
                </w:rPr>
                <w:t>总包</w:t>
              </w:r>
            </w:ins>
            <w:ins w:id="460" w:author="丧钟1420093349" w:date="2021-01-26T10:06:58Z">
              <w:r>
                <w:rPr>
                  <w:rFonts w:hint="default" w:asciiTheme="minorEastAsia" w:hAnsiTheme="minorEastAsia" w:cstheme="minorEastAsia"/>
                  <w:vertAlign w:val="baseline"/>
                </w:rPr>
                <w:t>数</w:t>
              </w:r>
            </w:ins>
          </w:p>
        </w:tc>
      </w:tr>
      <w:tr>
        <w:trPr>
          <w:ins w:id="461" w:author="丧钟1420093349" w:date="2021-01-26T10:06:19Z"/>
        </w:trPr>
        <w:tc>
          <w:tcPr>
            <w:tcW w:w="1004" w:type="dxa"/>
          </w:tcPr>
          <w:p>
            <w:pPr>
              <w:widowControl w:val="0"/>
              <w:jc w:val="both"/>
              <w:rPr>
                <w:ins w:id="462" w:author="丧钟1420093349" w:date="2021-01-26T10:06:19Z"/>
                <w:rFonts w:hint="eastAsia" w:asciiTheme="minorEastAsia" w:hAnsiTheme="minorEastAsia" w:cstheme="minorEastAsia"/>
                <w:vertAlign w:val="baseline"/>
              </w:rPr>
            </w:pPr>
            <w:ins w:id="463" w:author="丧钟1420093349" w:date="2021-01-26T10:06:19Z">
              <w:r>
                <w:rPr>
                  <w:rFonts w:hint="default" w:asciiTheme="minorEastAsia" w:hAnsiTheme="minorEastAsia" w:cstheme="minorEastAsia"/>
                  <w:vertAlign w:val="baseline"/>
                </w:rPr>
                <w:t>实际</w:t>
              </w:r>
            </w:ins>
          </w:p>
        </w:tc>
        <w:tc>
          <w:tcPr>
            <w:tcW w:w="1004" w:type="dxa"/>
          </w:tcPr>
          <w:p>
            <w:pPr>
              <w:widowControl w:val="0"/>
              <w:jc w:val="both"/>
              <w:rPr>
                <w:ins w:id="464" w:author="丧钟1420093349" w:date="2021-01-26T10:06:19Z"/>
                <w:rFonts w:hint="eastAsia" w:asciiTheme="minorEastAsia" w:hAnsiTheme="minorEastAsia" w:cstheme="minorEastAsia"/>
                <w:vertAlign w:val="baseline"/>
              </w:rPr>
            </w:pPr>
            <w:ins w:id="465" w:author="丧钟1420093349" w:date="2021-01-26T10:06:19Z">
              <w:r>
                <w:rPr>
                  <w:rFonts w:hint="default" w:asciiTheme="minorEastAsia" w:hAnsiTheme="minorEastAsia" w:cstheme="minorEastAsia"/>
                  <w:vertAlign w:val="baseline"/>
                </w:rPr>
                <w:t>10 s</w:t>
              </w:r>
            </w:ins>
          </w:p>
        </w:tc>
        <w:tc>
          <w:tcPr>
            <w:tcW w:w="1028" w:type="dxa"/>
          </w:tcPr>
          <w:p>
            <w:pPr>
              <w:widowControl w:val="0"/>
              <w:jc w:val="both"/>
              <w:rPr>
                <w:ins w:id="466" w:author="丧钟1420093349" w:date="2021-01-26T10:06:19Z"/>
                <w:rFonts w:hint="eastAsia" w:asciiTheme="minorEastAsia" w:hAnsiTheme="minorEastAsia" w:cstheme="minorEastAsia"/>
                <w:color w:val="F2F2F2" w:themeColor="background1" w:themeShade="F2"/>
                <w:vertAlign w:val="baseline"/>
                <w:rPrChange w:id="467" w:author="丧钟1420093349" w:date="2021-01-27T18:43:03Z">
                  <w:rPr>
                    <w:ins w:id="468" w:author="丧钟1420093349" w:date="2021-01-26T10:06:19Z"/>
                    <w:rFonts w:hint="eastAsia" w:asciiTheme="minorEastAsia" w:hAnsiTheme="minorEastAsia" w:cstheme="minorEastAsia"/>
                    <w:vertAlign w:val="baseline"/>
                  </w:rPr>
                </w:rPrChange>
              </w:rPr>
            </w:pPr>
            <w:ins w:id="469" w:author="丧钟1420093349" w:date="2021-01-26T10:06:19Z">
              <w:r>
                <w:rPr>
                  <w:rFonts w:hint="default" w:asciiTheme="minorEastAsia" w:hAnsiTheme="minorEastAsia" w:cstheme="minorEastAsia"/>
                  <w:color w:val="F2F2F2" w:themeColor="background1" w:themeShade="F2"/>
                  <w:vertAlign w:val="baseline"/>
                  <w:rPrChange w:id="470" w:author="丧钟1420093349" w:date="2021-01-27T18:43:03Z">
                    <w:rPr>
                      <w:rFonts w:hint="default" w:asciiTheme="minorEastAsia" w:hAnsiTheme="minorEastAsia" w:cstheme="minorEastAsia"/>
                      <w:vertAlign w:val="baseline"/>
                    </w:rPr>
                  </w:rPrChange>
                </w:rPr>
                <w:t>10 min</w:t>
              </w:r>
            </w:ins>
          </w:p>
        </w:tc>
        <w:tc>
          <w:tcPr>
            <w:tcW w:w="1028" w:type="dxa"/>
          </w:tcPr>
          <w:p>
            <w:pPr>
              <w:widowControl w:val="0"/>
              <w:jc w:val="both"/>
              <w:rPr>
                <w:ins w:id="472" w:author="丧钟1420093349" w:date="2021-01-26T10:06:19Z"/>
                <w:rFonts w:hint="eastAsia" w:asciiTheme="minorEastAsia" w:hAnsiTheme="minorEastAsia" w:cstheme="minorEastAsia"/>
                <w:color w:val="F2F2F2" w:themeColor="background1" w:themeShade="F2"/>
                <w:vertAlign w:val="baseline"/>
                <w:rPrChange w:id="473" w:author="丧钟1420093349" w:date="2021-01-27T18:43:03Z">
                  <w:rPr>
                    <w:ins w:id="474" w:author="丧钟1420093349" w:date="2021-01-26T10:06:19Z"/>
                    <w:rFonts w:hint="eastAsia" w:asciiTheme="minorEastAsia" w:hAnsiTheme="minorEastAsia" w:cstheme="minorEastAsia"/>
                    <w:vertAlign w:val="baseline"/>
                  </w:rPr>
                </w:rPrChange>
              </w:rPr>
            </w:pPr>
            <w:ins w:id="475" w:author="丧钟1420093349" w:date="2021-01-26T10:06:19Z">
              <w:r>
                <w:rPr>
                  <w:rFonts w:hint="default" w:asciiTheme="minorEastAsia" w:hAnsiTheme="minorEastAsia" w:cstheme="minorEastAsia"/>
                  <w:color w:val="F2F2F2" w:themeColor="background1" w:themeShade="F2"/>
                  <w:vertAlign w:val="baseline"/>
                  <w:rPrChange w:id="476" w:author="丧钟1420093349" w:date="2021-01-27T18:43:03Z">
                    <w:rPr>
                      <w:rFonts w:hint="default" w:asciiTheme="minorEastAsia" w:hAnsiTheme="minorEastAsia" w:cstheme="minorEastAsia"/>
                      <w:vertAlign w:val="baseline"/>
                    </w:rPr>
                  </w:rPrChange>
                </w:rPr>
                <w:t>7 min</w:t>
              </w:r>
            </w:ins>
          </w:p>
        </w:tc>
        <w:tc>
          <w:tcPr>
            <w:tcW w:w="1028" w:type="dxa"/>
          </w:tcPr>
          <w:p>
            <w:pPr>
              <w:widowControl w:val="0"/>
              <w:jc w:val="both"/>
              <w:rPr>
                <w:ins w:id="478" w:author="丧钟1420093349" w:date="2021-01-26T10:06:19Z"/>
                <w:rFonts w:hint="eastAsia" w:asciiTheme="minorEastAsia" w:hAnsiTheme="minorEastAsia" w:cstheme="minorEastAsia"/>
                <w:color w:val="F2F2F2" w:themeColor="background1" w:themeShade="F2"/>
                <w:vertAlign w:val="baseline"/>
                <w:rPrChange w:id="479" w:author="丧钟1420093349" w:date="2021-01-27T18:43:03Z">
                  <w:rPr>
                    <w:ins w:id="480" w:author="丧钟1420093349" w:date="2021-01-26T10:06:19Z"/>
                    <w:rFonts w:hint="eastAsia" w:asciiTheme="minorEastAsia" w:hAnsiTheme="minorEastAsia" w:cstheme="minorEastAsia"/>
                    <w:vertAlign w:val="baseline"/>
                  </w:rPr>
                </w:rPrChange>
              </w:rPr>
            </w:pPr>
            <w:ins w:id="481" w:author="丧钟1420093349" w:date="2021-01-26T10:06:19Z">
              <w:r>
                <w:rPr>
                  <w:rFonts w:hint="default" w:asciiTheme="minorEastAsia" w:hAnsiTheme="minorEastAsia" w:cstheme="minorEastAsia"/>
                  <w:color w:val="F2F2F2" w:themeColor="background1" w:themeShade="F2"/>
                  <w:vertAlign w:val="baseline"/>
                  <w:rPrChange w:id="482" w:author="丧钟1420093349" w:date="2021-01-27T18:43:03Z">
                    <w:rPr>
                      <w:rFonts w:hint="default" w:asciiTheme="minorEastAsia" w:hAnsiTheme="minorEastAsia" w:cstheme="minorEastAsia"/>
                      <w:vertAlign w:val="baseline"/>
                    </w:rPr>
                  </w:rPrChange>
                </w:rPr>
                <w:t>3 min</w:t>
              </w:r>
            </w:ins>
          </w:p>
        </w:tc>
        <w:tc>
          <w:tcPr>
            <w:tcW w:w="1004" w:type="dxa"/>
          </w:tcPr>
          <w:p>
            <w:pPr>
              <w:widowControl w:val="0"/>
              <w:jc w:val="both"/>
              <w:rPr>
                <w:ins w:id="484" w:author="丧钟1420093349" w:date="2021-01-26T10:06:19Z"/>
                <w:rFonts w:hint="eastAsia" w:asciiTheme="minorEastAsia" w:hAnsiTheme="minorEastAsia" w:cstheme="minorEastAsia"/>
                <w:vertAlign w:val="baseline"/>
              </w:rPr>
            </w:pPr>
            <w:ins w:id="485" w:author="丧钟1420093349" w:date="2021-01-26T10:06:19Z">
              <w:r>
                <w:rPr>
                  <w:rFonts w:hint="default" w:asciiTheme="minorEastAsia" w:hAnsiTheme="minorEastAsia" w:cstheme="minorEastAsia"/>
                  <w:vertAlign w:val="baseline"/>
                </w:rPr>
                <w:t>5 s</w:t>
              </w:r>
            </w:ins>
          </w:p>
        </w:tc>
        <w:tc>
          <w:tcPr>
            <w:tcW w:w="1028" w:type="dxa"/>
          </w:tcPr>
          <w:p>
            <w:pPr>
              <w:widowControl w:val="0"/>
              <w:jc w:val="both"/>
              <w:rPr>
                <w:ins w:id="486" w:author="丧钟1420093349" w:date="2021-01-26T10:06:19Z"/>
                <w:rFonts w:hint="eastAsia" w:asciiTheme="minorEastAsia" w:hAnsiTheme="minorEastAsia" w:cstheme="minorEastAsia"/>
                <w:vertAlign w:val="baseline"/>
              </w:rPr>
            </w:pPr>
            <w:ins w:id="487" w:author="丧钟1420093349" w:date="2021-01-26T10:06:19Z">
              <w:r>
                <w:rPr>
                  <w:rFonts w:hint="default" w:asciiTheme="minorEastAsia" w:hAnsiTheme="minorEastAsia" w:cstheme="minorEastAsia"/>
                  <w:vertAlign w:val="baseline"/>
                </w:rPr>
                <w:t>10 min</w:t>
              </w:r>
            </w:ins>
          </w:p>
        </w:tc>
        <w:tc>
          <w:tcPr>
            <w:tcW w:w="2112" w:type="dxa"/>
          </w:tcPr>
          <w:p>
            <w:pPr>
              <w:widowControl w:val="0"/>
              <w:jc w:val="both"/>
              <w:rPr>
                <w:ins w:id="488" w:author="丧钟1420093349" w:date="2021-01-26T10:06:19Z"/>
                <w:rFonts w:hint="default" w:asciiTheme="minorEastAsia" w:hAnsiTheme="minorEastAsia" w:cstheme="minorEastAsia"/>
                <w:vertAlign w:val="baseline"/>
              </w:rPr>
            </w:pPr>
            <w:ins w:id="489" w:author="丧钟1420093349" w:date="2021-01-26T10:07:33Z">
              <w:r>
                <w:rPr>
                  <w:rFonts w:hint="default" w:asciiTheme="minorEastAsia" w:hAnsiTheme="minorEastAsia" w:cstheme="minorEastAsia"/>
                  <w:vertAlign w:val="baseline"/>
                </w:rPr>
                <w:t>-</w:t>
              </w:r>
            </w:ins>
          </w:p>
        </w:tc>
      </w:tr>
      <w:tr>
        <w:trPr>
          <w:ins w:id="490" w:author="丧钟1420093349" w:date="2021-01-26T10:06:19Z"/>
        </w:trPr>
        <w:tc>
          <w:tcPr>
            <w:tcW w:w="1004" w:type="dxa"/>
          </w:tcPr>
          <w:p>
            <w:pPr>
              <w:widowControl w:val="0"/>
              <w:jc w:val="both"/>
              <w:rPr>
                <w:ins w:id="491" w:author="丧钟1420093349" w:date="2021-01-26T10:06:19Z"/>
                <w:rFonts w:hint="eastAsia" w:asciiTheme="minorEastAsia" w:hAnsiTheme="minorEastAsia" w:cstheme="minorEastAsia"/>
                <w:vertAlign w:val="baseline"/>
              </w:rPr>
            </w:pPr>
            <w:ins w:id="492" w:author="丧钟1420093349" w:date="2021-01-26T10:06:19Z">
              <w:r>
                <w:rPr>
                  <w:rFonts w:hint="default" w:asciiTheme="minorEastAsia" w:hAnsiTheme="minorEastAsia" w:cstheme="minorEastAsia"/>
                  <w:vertAlign w:val="baseline"/>
                </w:rPr>
                <w:t>实验1</w:t>
              </w:r>
            </w:ins>
          </w:p>
        </w:tc>
        <w:tc>
          <w:tcPr>
            <w:tcW w:w="1004" w:type="dxa"/>
          </w:tcPr>
          <w:p>
            <w:pPr>
              <w:widowControl w:val="0"/>
              <w:jc w:val="both"/>
              <w:rPr>
                <w:ins w:id="493" w:author="丧钟1420093349" w:date="2021-01-26T10:06:19Z"/>
                <w:rFonts w:hint="eastAsia" w:asciiTheme="minorEastAsia" w:hAnsiTheme="minorEastAsia" w:cstheme="minorEastAsia"/>
                <w:vertAlign w:val="baseline"/>
              </w:rPr>
            </w:pPr>
            <w:ins w:id="494" w:author="丧钟1420093349" w:date="2021-01-26T10:06:30Z">
              <w:r>
                <w:rPr>
                  <w:rFonts w:hint="default" w:asciiTheme="minorEastAsia" w:hAnsiTheme="minorEastAsia" w:cstheme="minorEastAsia"/>
                  <w:vertAlign w:val="baseline"/>
                </w:rPr>
                <w:t>6</w:t>
              </w:r>
            </w:ins>
            <w:ins w:id="495" w:author="丧钟1420093349" w:date="2021-01-26T10:06:31Z">
              <w:r>
                <w:rPr>
                  <w:rFonts w:hint="default" w:asciiTheme="minorEastAsia" w:hAnsiTheme="minorEastAsia" w:cstheme="minorEastAsia"/>
                  <w:vertAlign w:val="baseline"/>
                </w:rPr>
                <w:t xml:space="preserve"> s</w:t>
              </w:r>
            </w:ins>
          </w:p>
        </w:tc>
        <w:tc>
          <w:tcPr>
            <w:tcW w:w="1028" w:type="dxa"/>
          </w:tcPr>
          <w:p>
            <w:pPr>
              <w:widowControl w:val="0"/>
              <w:jc w:val="both"/>
              <w:rPr>
                <w:ins w:id="496" w:author="丧钟1420093349" w:date="2021-01-26T10:06:19Z"/>
                <w:rFonts w:hint="eastAsia" w:asciiTheme="minorEastAsia" w:hAnsiTheme="minorEastAsia" w:cstheme="minorEastAsia"/>
                <w:color w:val="F2F2F2" w:themeColor="background1" w:themeShade="F2"/>
                <w:vertAlign w:val="baseline"/>
                <w:rPrChange w:id="497" w:author="丧钟1420093349" w:date="2021-01-27T18:43:03Z">
                  <w:rPr>
                    <w:ins w:id="498" w:author="丧钟1420093349" w:date="2021-01-26T10:06:19Z"/>
                    <w:rFonts w:hint="eastAsia" w:asciiTheme="minorEastAsia" w:hAnsiTheme="minorEastAsia" w:cstheme="minorEastAsia"/>
                    <w:vertAlign w:val="baseline"/>
                  </w:rPr>
                </w:rPrChange>
              </w:rPr>
            </w:pPr>
            <w:ins w:id="499" w:author="丧钟1420093349" w:date="2021-01-27T18:14:01Z">
              <w:r>
                <w:rPr>
                  <w:rFonts w:hint="default" w:asciiTheme="minorEastAsia" w:hAnsiTheme="minorEastAsia" w:cstheme="minorEastAsia"/>
                  <w:color w:val="F2F2F2" w:themeColor="background1" w:themeShade="F2"/>
                  <w:vertAlign w:val="baseline"/>
                  <w:rPrChange w:id="500" w:author="丧钟1420093349" w:date="2021-01-27T18:43:03Z">
                    <w:rPr>
                      <w:rFonts w:hint="default" w:asciiTheme="minorEastAsia" w:hAnsiTheme="minorEastAsia" w:cstheme="minorEastAsia"/>
                      <w:vertAlign w:val="baseline"/>
                    </w:rPr>
                  </w:rPrChange>
                </w:rPr>
                <w:t>6</w:t>
              </w:r>
            </w:ins>
            <w:ins w:id="502" w:author="丧钟1420093349" w:date="2021-01-26T10:07:51Z">
              <w:r>
                <w:rPr>
                  <w:rFonts w:hint="default" w:asciiTheme="minorEastAsia" w:hAnsiTheme="minorEastAsia" w:cstheme="minorEastAsia"/>
                  <w:color w:val="F2F2F2" w:themeColor="background1" w:themeShade="F2"/>
                  <w:vertAlign w:val="baseline"/>
                  <w:rPrChange w:id="503" w:author="丧钟1420093349" w:date="2021-01-27T18:43:03Z">
                    <w:rPr>
                      <w:rFonts w:hint="default" w:asciiTheme="minorEastAsia" w:hAnsiTheme="minorEastAsia" w:cstheme="minorEastAsia"/>
                      <w:vertAlign w:val="baseline"/>
                    </w:rPr>
                  </w:rPrChange>
                </w:rPr>
                <w:t xml:space="preserve"> </w:t>
              </w:r>
            </w:ins>
            <w:ins w:id="505" w:author="丧钟1420093349" w:date="2021-01-26T10:07:52Z">
              <w:r>
                <w:rPr>
                  <w:rFonts w:hint="default" w:asciiTheme="minorEastAsia" w:hAnsiTheme="minorEastAsia" w:cstheme="minorEastAsia"/>
                  <w:color w:val="F2F2F2" w:themeColor="background1" w:themeShade="F2"/>
                  <w:vertAlign w:val="baseline"/>
                  <w:rPrChange w:id="506" w:author="丧钟1420093349" w:date="2021-01-27T18:43:03Z">
                    <w:rPr>
                      <w:rFonts w:hint="default" w:asciiTheme="minorEastAsia" w:hAnsiTheme="minorEastAsia" w:cstheme="minorEastAsia"/>
                      <w:vertAlign w:val="baseline"/>
                    </w:rPr>
                  </w:rPrChange>
                </w:rPr>
                <w:t>min</w:t>
              </w:r>
            </w:ins>
          </w:p>
        </w:tc>
        <w:tc>
          <w:tcPr>
            <w:tcW w:w="1028" w:type="dxa"/>
          </w:tcPr>
          <w:p>
            <w:pPr>
              <w:widowControl w:val="0"/>
              <w:jc w:val="both"/>
              <w:rPr>
                <w:ins w:id="508" w:author="丧钟1420093349" w:date="2021-01-26T10:06:19Z"/>
                <w:rFonts w:hint="eastAsia" w:asciiTheme="minorEastAsia" w:hAnsiTheme="minorEastAsia" w:cstheme="minorEastAsia"/>
                <w:color w:val="F2F2F2" w:themeColor="background1" w:themeShade="F2"/>
                <w:vertAlign w:val="baseline"/>
                <w:rPrChange w:id="509" w:author="丧钟1420093349" w:date="2021-01-27T18:43:03Z">
                  <w:rPr>
                    <w:ins w:id="510" w:author="丧钟1420093349" w:date="2021-01-26T10:06:19Z"/>
                    <w:rFonts w:hint="eastAsia" w:asciiTheme="minorEastAsia" w:hAnsiTheme="minorEastAsia" w:cstheme="minorEastAsia"/>
                    <w:vertAlign w:val="baseline"/>
                  </w:rPr>
                </w:rPrChange>
              </w:rPr>
            </w:pPr>
            <w:ins w:id="511" w:author="丧钟1420093349" w:date="2021-01-27T18:14:08Z">
              <w:r>
                <w:rPr>
                  <w:rFonts w:hint="default" w:asciiTheme="minorEastAsia" w:hAnsiTheme="minorEastAsia" w:cstheme="minorEastAsia"/>
                  <w:color w:val="F2F2F2" w:themeColor="background1" w:themeShade="F2"/>
                  <w:vertAlign w:val="baseline"/>
                  <w:rPrChange w:id="512" w:author="丧钟1420093349" w:date="2021-01-27T18:43:03Z">
                    <w:rPr>
                      <w:rFonts w:hint="default" w:asciiTheme="minorEastAsia" w:hAnsiTheme="minorEastAsia" w:cstheme="minorEastAsia"/>
                      <w:vertAlign w:val="baseline"/>
                    </w:rPr>
                  </w:rPrChange>
                </w:rPr>
                <w:t>4</w:t>
              </w:r>
            </w:ins>
            <w:ins w:id="514" w:author="丧钟1420093349" w:date="2021-01-26T10:07:59Z">
              <w:r>
                <w:rPr>
                  <w:rFonts w:hint="default" w:asciiTheme="minorEastAsia" w:hAnsiTheme="minorEastAsia" w:cstheme="minorEastAsia"/>
                  <w:color w:val="F2F2F2" w:themeColor="background1" w:themeShade="F2"/>
                  <w:vertAlign w:val="baseline"/>
                  <w:rPrChange w:id="515" w:author="丧钟1420093349" w:date="2021-01-27T18:43:03Z">
                    <w:rPr>
                      <w:rFonts w:hint="default" w:asciiTheme="minorEastAsia" w:hAnsiTheme="minorEastAsia" w:cstheme="minorEastAsia"/>
                      <w:vertAlign w:val="baseline"/>
                    </w:rPr>
                  </w:rPrChange>
                </w:rPr>
                <w:t xml:space="preserve"> </w:t>
              </w:r>
            </w:ins>
            <w:ins w:id="517" w:author="丧钟1420093349" w:date="2021-01-26T10:08:00Z">
              <w:r>
                <w:rPr>
                  <w:rFonts w:hint="default" w:asciiTheme="minorEastAsia" w:hAnsiTheme="minorEastAsia" w:cstheme="minorEastAsia"/>
                  <w:color w:val="F2F2F2" w:themeColor="background1" w:themeShade="F2"/>
                  <w:vertAlign w:val="baseline"/>
                  <w:rPrChange w:id="518" w:author="丧钟1420093349" w:date="2021-01-27T18:43:03Z">
                    <w:rPr>
                      <w:rFonts w:hint="default" w:asciiTheme="minorEastAsia" w:hAnsiTheme="minorEastAsia" w:cstheme="minorEastAsia"/>
                      <w:vertAlign w:val="baseline"/>
                    </w:rPr>
                  </w:rPrChange>
                </w:rPr>
                <w:t>min</w:t>
              </w:r>
            </w:ins>
          </w:p>
        </w:tc>
        <w:tc>
          <w:tcPr>
            <w:tcW w:w="1028" w:type="dxa"/>
          </w:tcPr>
          <w:p>
            <w:pPr>
              <w:widowControl w:val="0"/>
              <w:jc w:val="both"/>
              <w:rPr>
                <w:ins w:id="520" w:author="丧钟1420093349" w:date="2021-01-26T10:06:19Z"/>
                <w:rFonts w:hint="eastAsia" w:asciiTheme="minorEastAsia" w:hAnsiTheme="minorEastAsia" w:cstheme="minorEastAsia"/>
                <w:color w:val="F2F2F2" w:themeColor="background1" w:themeShade="F2"/>
                <w:vertAlign w:val="baseline"/>
                <w:rPrChange w:id="521" w:author="丧钟1420093349" w:date="2021-01-27T18:43:03Z">
                  <w:rPr>
                    <w:ins w:id="522" w:author="丧钟1420093349" w:date="2021-01-26T10:06:19Z"/>
                    <w:rFonts w:hint="eastAsia" w:asciiTheme="minorEastAsia" w:hAnsiTheme="minorEastAsia" w:cstheme="minorEastAsia"/>
                    <w:vertAlign w:val="baseline"/>
                  </w:rPr>
                </w:rPrChange>
              </w:rPr>
            </w:pPr>
            <w:ins w:id="523" w:author="丧钟1420093349" w:date="2021-01-26T10:08:07Z">
              <w:r>
                <w:rPr>
                  <w:rFonts w:hint="default" w:asciiTheme="minorEastAsia" w:hAnsiTheme="minorEastAsia" w:cstheme="minorEastAsia"/>
                  <w:color w:val="F2F2F2" w:themeColor="background1" w:themeShade="F2"/>
                  <w:vertAlign w:val="baseline"/>
                  <w:rPrChange w:id="524" w:author="丧钟1420093349" w:date="2021-01-27T18:43:03Z">
                    <w:rPr>
                      <w:rFonts w:hint="default" w:asciiTheme="minorEastAsia" w:hAnsiTheme="minorEastAsia" w:cstheme="minorEastAsia"/>
                      <w:vertAlign w:val="baseline"/>
                    </w:rPr>
                  </w:rPrChange>
                </w:rPr>
                <w:t xml:space="preserve">2 </w:t>
              </w:r>
            </w:ins>
            <w:ins w:id="526" w:author="丧钟1420093349" w:date="2021-01-26T10:08:08Z">
              <w:r>
                <w:rPr>
                  <w:rFonts w:hint="default" w:asciiTheme="minorEastAsia" w:hAnsiTheme="minorEastAsia" w:cstheme="minorEastAsia"/>
                  <w:color w:val="F2F2F2" w:themeColor="background1" w:themeShade="F2"/>
                  <w:vertAlign w:val="baseline"/>
                  <w:rPrChange w:id="527" w:author="丧钟1420093349" w:date="2021-01-27T18:43:03Z">
                    <w:rPr>
                      <w:rFonts w:hint="default" w:asciiTheme="minorEastAsia" w:hAnsiTheme="minorEastAsia" w:cstheme="minorEastAsia"/>
                      <w:vertAlign w:val="baseline"/>
                    </w:rPr>
                  </w:rPrChange>
                </w:rPr>
                <w:t>min</w:t>
              </w:r>
            </w:ins>
          </w:p>
        </w:tc>
        <w:tc>
          <w:tcPr>
            <w:tcW w:w="1004" w:type="dxa"/>
          </w:tcPr>
          <w:p>
            <w:pPr>
              <w:widowControl w:val="0"/>
              <w:jc w:val="both"/>
              <w:rPr>
                <w:ins w:id="529" w:author="丧钟1420093349" w:date="2021-01-26T10:06:19Z"/>
                <w:rFonts w:hint="eastAsia" w:asciiTheme="minorEastAsia" w:hAnsiTheme="minorEastAsia" w:cstheme="minorEastAsia"/>
                <w:vertAlign w:val="baseline"/>
              </w:rPr>
            </w:pPr>
            <w:ins w:id="530" w:author="丧钟1420093349" w:date="2021-01-26T10:08:14Z">
              <w:r>
                <w:rPr>
                  <w:rFonts w:hint="default" w:asciiTheme="minorEastAsia" w:hAnsiTheme="minorEastAsia" w:cstheme="minorEastAsia"/>
                  <w:vertAlign w:val="baseline"/>
                </w:rPr>
                <w:t>3</w:t>
              </w:r>
            </w:ins>
            <w:ins w:id="531" w:author="丧钟1420093349" w:date="2021-01-26T10:08:15Z">
              <w:r>
                <w:rPr>
                  <w:rFonts w:hint="default" w:asciiTheme="minorEastAsia" w:hAnsiTheme="minorEastAsia" w:cstheme="minorEastAsia"/>
                  <w:vertAlign w:val="baseline"/>
                </w:rPr>
                <w:t xml:space="preserve"> s</w:t>
              </w:r>
            </w:ins>
          </w:p>
        </w:tc>
        <w:tc>
          <w:tcPr>
            <w:tcW w:w="1028" w:type="dxa"/>
          </w:tcPr>
          <w:p>
            <w:pPr>
              <w:widowControl w:val="0"/>
              <w:jc w:val="both"/>
              <w:rPr>
                <w:ins w:id="532" w:author="丧钟1420093349" w:date="2021-01-26T10:06:19Z"/>
                <w:rFonts w:hint="eastAsia" w:asciiTheme="minorEastAsia" w:hAnsiTheme="minorEastAsia" w:cstheme="minorEastAsia"/>
                <w:vertAlign w:val="baseline"/>
              </w:rPr>
            </w:pPr>
            <w:ins w:id="533" w:author="丧钟1420093349" w:date="2021-01-27T18:14:25Z">
              <w:r>
                <w:rPr>
                  <w:rFonts w:hint="default" w:asciiTheme="minorEastAsia" w:hAnsiTheme="minorEastAsia" w:cstheme="minorEastAsia"/>
                  <w:vertAlign w:val="baseline"/>
                </w:rPr>
                <w:t>6</w:t>
              </w:r>
            </w:ins>
            <w:ins w:id="534" w:author="丧钟1420093349" w:date="2021-01-27T18:14:26Z">
              <w:r>
                <w:rPr>
                  <w:rFonts w:hint="default" w:asciiTheme="minorEastAsia" w:hAnsiTheme="minorEastAsia" w:cstheme="minorEastAsia"/>
                  <w:vertAlign w:val="baseline"/>
                </w:rPr>
                <w:t xml:space="preserve"> min</w:t>
              </w:r>
            </w:ins>
          </w:p>
        </w:tc>
        <w:tc>
          <w:tcPr>
            <w:tcW w:w="2112" w:type="dxa"/>
          </w:tcPr>
          <w:p>
            <w:pPr>
              <w:widowControl w:val="0"/>
              <w:jc w:val="both"/>
              <w:rPr>
                <w:ins w:id="535" w:author="丧钟1420093349" w:date="2021-01-26T10:06:19Z"/>
                <w:rFonts w:hint="eastAsia" w:asciiTheme="minorEastAsia" w:hAnsiTheme="minorEastAsia" w:cstheme="minorEastAsia"/>
                <w:vertAlign w:val="baseline"/>
              </w:rPr>
            </w:pPr>
            <w:ins w:id="536" w:author="丧钟1420093349" w:date="2021-01-26T10:08:22Z">
              <w:r>
                <w:rPr>
                  <w:rFonts w:hint="default" w:asciiTheme="minorEastAsia" w:hAnsiTheme="minorEastAsia" w:cstheme="minorEastAsia"/>
                  <w:vertAlign w:val="baseline"/>
                </w:rPr>
                <w:t>300</w:t>
              </w:r>
            </w:ins>
          </w:p>
        </w:tc>
      </w:tr>
      <w:tr>
        <w:trPr>
          <w:ins w:id="537" w:author="丧钟1420093349" w:date="2021-01-26T20:23:08Z"/>
        </w:trPr>
        <w:tc>
          <w:tcPr>
            <w:tcW w:w="1004" w:type="dxa"/>
          </w:tcPr>
          <w:p>
            <w:pPr>
              <w:widowControl w:val="0"/>
              <w:jc w:val="both"/>
              <w:rPr>
                <w:ins w:id="538" w:author="丧钟1420093349" w:date="2021-01-26T20:23:08Z"/>
                <w:rFonts w:hint="default" w:asciiTheme="minorEastAsia" w:hAnsiTheme="minorEastAsia" w:cstheme="minorEastAsia"/>
                <w:vertAlign w:val="baseline"/>
              </w:rPr>
            </w:pPr>
            <w:ins w:id="539" w:author="丧钟1420093349" w:date="2021-01-26T20:23:10Z">
              <w:r>
                <w:rPr>
                  <w:rFonts w:hint="default" w:asciiTheme="minorEastAsia" w:hAnsiTheme="minorEastAsia" w:cstheme="minorEastAsia"/>
                  <w:vertAlign w:val="baseline"/>
                </w:rPr>
                <w:t>实验2</w:t>
              </w:r>
            </w:ins>
          </w:p>
        </w:tc>
        <w:tc>
          <w:tcPr>
            <w:tcW w:w="1004" w:type="dxa"/>
            <w:vAlign w:val="top"/>
          </w:tcPr>
          <w:p>
            <w:pPr>
              <w:widowControl w:val="0"/>
              <w:jc w:val="both"/>
              <w:rPr>
                <w:ins w:id="540" w:author="丧钟1420093349" w:date="2021-01-26T20:23:08Z"/>
                <w:rFonts w:hint="default" w:asciiTheme="minorEastAsia" w:hAnsiTheme="minorEastAsia" w:eastAsiaTheme="minorEastAsia" w:cstheme="minorEastAsia"/>
                <w:sz w:val="24"/>
                <w:szCs w:val="24"/>
                <w:vertAlign w:val="baseline"/>
                <w:lang w:eastAsia="zh-CN" w:bidi="ar-SA"/>
              </w:rPr>
            </w:pPr>
            <w:ins w:id="541" w:author="丧钟1420093349" w:date="2021-01-27T18:15:27Z">
              <w:r>
                <w:rPr>
                  <w:rFonts w:hint="default" w:asciiTheme="minorEastAsia" w:hAnsiTheme="minorEastAsia" w:cstheme="minorEastAsia"/>
                  <w:vertAlign w:val="baseline"/>
                </w:rPr>
                <w:t>4</w:t>
              </w:r>
            </w:ins>
            <w:del w:id="542" w:author="丧钟1420093349" w:date="2021-01-27T18:15:27Z">
              <w:r>
                <w:rPr>
                  <w:rFonts w:hint="default" w:asciiTheme="minorEastAsia" w:hAnsiTheme="minorEastAsia" w:cstheme="minorEastAsia"/>
                  <w:vertAlign w:val="baseline"/>
                </w:rPr>
                <w:delText>3</w:delText>
              </w:r>
            </w:del>
            <w:r>
              <w:rPr>
                <w:rFonts w:hint="default" w:asciiTheme="minorEastAsia" w:hAnsiTheme="minorEastAsia" w:cstheme="minorEastAsia"/>
                <w:vertAlign w:val="baseline"/>
              </w:rPr>
              <w:t xml:space="preserve"> s</w:t>
            </w:r>
          </w:p>
        </w:tc>
        <w:tc>
          <w:tcPr>
            <w:tcW w:w="1028" w:type="dxa"/>
            <w:vAlign w:val="top"/>
          </w:tcPr>
          <w:p>
            <w:pPr>
              <w:widowControl w:val="0"/>
              <w:jc w:val="both"/>
              <w:rPr>
                <w:ins w:id="543" w:author="丧钟1420093349" w:date="2021-01-26T20:23:08Z"/>
                <w:rFonts w:hint="default" w:asciiTheme="minorEastAsia" w:hAnsiTheme="minorEastAsia" w:eastAsiaTheme="minorEastAsia" w:cstheme="minorEastAsia"/>
                <w:color w:val="F2F2F2" w:themeColor="background1" w:themeShade="F2"/>
                <w:sz w:val="24"/>
                <w:szCs w:val="24"/>
                <w:vertAlign w:val="baseline"/>
                <w:lang w:eastAsia="zh-CN" w:bidi="ar-SA"/>
                <w:rPrChange w:id="544" w:author="丧钟1420093349" w:date="2021-01-27T18:43:03Z">
                  <w:rPr>
                    <w:ins w:id="545" w:author="丧钟1420093349" w:date="2021-01-26T20:23:08Z"/>
                    <w:rFonts w:hint="default" w:asciiTheme="minorEastAsia" w:hAnsiTheme="minorEastAsia" w:eastAsiaTheme="minorEastAsia" w:cstheme="minorEastAsia"/>
                    <w:sz w:val="24"/>
                    <w:szCs w:val="24"/>
                    <w:vertAlign w:val="baseline"/>
                    <w:lang w:eastAsia="zh-CN" w:bidi="ar-SA"/>
                  </w:rPr>
                </w:rPrChange>
              </w:rPr>
            </w:pPr>
            <w:ins w:id="546" w:author="丧钟1420093349" w:date="2021-01-27T18:15:30Z">
              <w:r>
                <w:rPr>
                  <w:rFonts w:hint="default" w:asciiTheme="minorEastAsia" w:hAnsiTheme="minorEastAsia" w:cstheme="minorEastAsia"/>
                  <w:color w:val="F2F2F2" w:themeColor="background1" w:themeShade="F2"/>
                  <w:vertAlign w:val="baseline"/>
                  <w:rPrChange w:id="547" w:author="丧钟1420093349" w:date="2021-01-27T18:43:03Z">
                    <w:rPr>
                      <w:rFonts w:hint="default" w:asciiTheme="minorEastAsia" w:hAnsiTheme="minorEastAsia" w:cstheme="minorEastAsia"/>
                      <w:vertAlign w:val="baseline"/>
                    </w:rPr>
                  </w:rPrChange>
                </w:rPr>
                <w:t>4</w:t>
              </w:r>
            </w:ins>
            <w:del w:id="549" w:author="丧钟1420093349" w:date="2021-01-27T18:14:59Z">
              <w:r>
                <w:rPr>
                  <w:rFonts w:hint="default" w:asciiTheme="minorEastAsia" w:hAnsiTheme="minorEastAsia" w:cstheme="minorEastAsia"/>
                  <w:color w:val="F2F2F2" w:themeColor="background1" w:themeShade="F2"/>
                  <w:vertAlign w:val="baseline"/>
                  <w:rPrChange w:id="550" w:author="丧钟1420093349" w:date="2021-01-27T18:43:03Z">
                    <w:rPr>
                      <w:rFonts w:hint="default" w:asciiTheme="minorEastAsia" w:hAnsiTheme="minorEastAsia" w:cstheme="minorEastAsia"/>
                      <w:vertAlign w:val="baseline"/>
                    </w:rPr>
                  </w:rPrChange>
                </w:rPr>
                <w:delText>5</w:delText>
              </w:r>
            </w:del>
            <w:r>
              <w:rPr>
                <w:rFonts w:hint="default" w:asciiTheme="minorEastAsia" w:hAnsiTheme="minorEastAsia" w:cstheme="minorEastAsia"/>
                <w:color w:val="F2F2F2" w:themeColor="background1" w:themeShade="F2"/>
                <w:vertAlign w:val="baseline"/>
                <w:rPrChange w:id="552" w:author="丧钟1420093349" w:date="2021-01-27T18:43:03Z">
                  <w:rPr>
                    <w:rFonts w:hint="default" w:asciiTheme="minorEastAsia" w:hAnsiTheme="minorEastAsia" w:cstheme="minorEastAsia"/>
                    <w:vertAlign w:val="baseline"/>
                  </w:rPr>
                </w:rPrChange>
              </w:rPr>
              <w:t xml:space="preserve"> min</w:t>
            </w:r>
          </w:p>
        </w:tc>
        <w:tc>
          <w:tcPr>
            <w:tcW w:w="1028" w:type="dxa"/>
            <w:vAlign w:val="top"/>
          </w:tcPr>
          <w:p>
            <w:pPr>
              <w:widowControl w:val="0"/>
              <w:jc w:val="both"/>
              <w:rPr>
                <w:ins w:id="553" w:author="丧钟1420093349" w:date="2021-01-26T20:23:08Z"/>
                <w:rFonts w:hint="default" w:asciiTheme="minorEastAsia" w:hAnsiTheme="minorEastAsia" w:eastAsiaTheme="minorEastAsia" w:cstheme="minorEastAsia"/>
                <w:color w:val="F2F2F2" w:themeColor="background1" w:themeShade="F2"/>
                <w:sz w:val="24"/>
                <w:szCs w:val="24"/>
                <w:vertAlign w:val="baseline"/>
                <w:lang w:eastAsia="zh-CN" w:bidi="ar-SA"/>
                <w:rPrChange w:id="554" w:author="丧钟1420093349" w:date="2021-01-27T18:43:03Z">
                  <w:rPr>
                    <w:ins w:id="555" w:author="丧钟1420093349" w:date="2021-01-26T20:23:08Z"/>
                    <w:rFonts w:hint="default" w:asciiTheme="minorEastAsia" w:hAnsiTheme="minorEastAsia" w:eastAsiaTheme="minorEastAsia" w:cstheme="minorEastAsia"/>
                    <w:sz w:val="24"/>
                    <w:szCs w:val="24"/>
                    <w:vertAlign w:val="baseline"/>
                    <w:lang w:eastAsia="zh-CN" w:bidi="ar-SA"/>
                  </w:rPr>
                </w:rPrChange>
              </w:rPr>
            </w:pPr>
            <w:ins w:id="556" w:author="丧钟1420093349" w:date="2021-01-27T18:15:43Z">
              <w:r>
                <w:rPr>
                  <w:rFonts w:hint="default" w:asciiTheme="minorEastAsia" w:hAnsiTheme="minorEastAsia" w:cstheme="minorEastAsia"/>
                  <w:color w:val="F2F2F2" w:themeColor="background1" w:themeShade="F2"/>
                  <w:vertAlign w:val="baseline"/>
                  <w:rPrChange w:id="557" w:author="丧钟1420093349" w:date="2021-01-27T18:43:03Z">
                    <w:rPr>
                      <w:rFonts w:hint="default" w:asciiTheme="minorEastAsia" w:hAnsiTheme="minorEastAsia" w:cstheme="minorEastAsia"/>
                      <w:vertAlign w:val="baseline"/>
                    </w:rPr>
                  </w:rPrChange>
                </w:rPr>
                <w:t>2</w:t>
              </w:r>
            </w:ins>
            <w:ins w:id="559" w:author="丧钟1420093349" w:date="2021-01-27T18:15:44Z">
              <w:r>
                <w:rPr>
                  <w:rFonts w:hint="default" w:asciiTheme="minorEastAsia" w:hAnsiTheme="minorEastAsia" w:cstheme="minorEastAsia"/>
                  <w:color w:val="F2F2F2" w:themeColor="background1" w:themeShade="F2"/>
                  <w:vertAlign w:val="baseline"/>
                  <w:rPrChange w:id="560" w:author="丧钟1420093349" w:date="2021-01-27T18:43:03Z">
                    <w:rPr>
                      <w:rFonts w:hint="default" w:asciiTheme="minorEastAsia" w:hAnsiTheme="minorEastAsia" w:cstheme="minorEastAsia"/>
                      <w:vertAlign w:val="baseline"/>
                    </w:rPr>
                  </w:rPrChange>
                </w:rPr>
                <w:t>.8</w:t>
              </w:r>
            </w:ins>
            <w:del w:id="562" w:author="丧钟1420093349" w:date="2021-01-27T18:15:06Z">
              <w:r>
                <w:rPr>
                  <w:rFonts w:hint="default" w:asciiTheme="minorEastAsia" w:hAnsiTheme="minorEastAsia" w:cstheme="minorEastAsia"/>
                  <w:color w:val="F2F2F2" w:themeColor="background1" w:themeShade="F2"/>
                  <w:vertAlign w:val="baseline"/>
                  <w:rPrChange w:id="563" w:author="丧钟1420093349" w:date="2021-01-27T18:43:03Z">
                    <w:rPr>
                      <w:rFonts w:hint="default" w:asciiTheme="minorEastAsia" w:hAnsiTheme="minorEastAsia" w:cstheme="minorEastAsia"/>
                      <w:vertAlign w:val="baseline"/>
                    </w:rPr>
                  </w:rPrChange>
                </w:rPr>
                <w:delText>3</w:delText>
              </w:r>
            </w:del>
            <w:r>
              <w:rPr>
                <w:rFonts w:hint="default" w:asciiTheme="minorEastAsia" w:hAnsiTheme="minorEastAsia" w:cstheme="minorEastAsia"/>
                <w:color w:val="F2F2F2" w:themeColor="background1" w:themeShade="F2"/>
                <w:vertAlign w:val="baseline"/>
                <w:rPrChange w:id="565" w:author="丧钟1420093349" w:date="2021-01-27T18:43:03Z">
                  <w:rPr>
                    <w:rFonts w:hint="default" w:asciiTheme="minorEastAsia" w:hAnsiTheme="minorEastAsia" w:cstheme="minorEastAsia"/>
                    <w:vertAlign w:val="baseline"/>
                  </w:rPr>
                </w:rPrChange>
              </w:rPr>
              <w:t xml:space="preserve"> min</w:t>
            </w:r>
          </w:p>
        </w:tc>
        <w:tc>
          <w:tcPr>
            <w:tcW w:w="1028" w:type="dxa"/>
            <w:vAlign w:val="top"/>
          </w:tcPr>
          <w:p>
            <w:pPr>
              <w:widowControl w:val="0"/>
              <w:jc w:val="both"/>
              <w:rPr>
                <w:ins w:id="566" w:author="丧钟1420093349" w:date="2021-01-26T20:23:08Z"/>
                <w:rFonts w:hint="default" w:asciiTheme="minorEastAsia" w:hAnsiTheme="minorEastAsia" w:eastAsiaTheme="minorEastAsia" w:cstheme="minorEastAsia"/>
                <w:color w:val="F2F2F2" w:themeColor="background1" w:themeShade="F2"/>
                <w:sz w:val="24"/>
                <w:szCs w:val="24"/>
                <w:vertAlign w:val="baseline"/>
                <w:lang w:eastAsia="zh-CN" w:bidi="ar-SA"/>
                <w:rPrChange w:id="567" w:author="丧钟1420093349" w:date="2021-01-27T18:43:03Z">
                  <w:rPr>
                    <w:ins w:id="568" w:author="丧钟1420093349" w:date="2021-01-26T20:23:08Z"/>
                    <w:rFonts w:hint="default" w:asciiTheme="minorEastAsia" w:hAnsiTheme="minorEastAsia" w:eastAsiaTheme="minorEastAsia" w:cstheme="minorEastAsia"/>
                    <w:sz w:val="24"/>
                    <w:szCs w:val="24"/>
                    <w:vertAlign w:val="baseline"/>
                    <w:lang w:eastAsia="zh-CN" w:bidi="ar-SA"/>
                  </w:rPr>
                </w:rPrChange>
              </w:rPr>
            </w:pPr>
            <w:ins w:id="569" w:author="丧钟1420093349" w:date="2021-01-27T18:15:07Z">
              <w:r>
                <w:rPr>
                  <w:rFonts w:hint="default" w:asciiTheme="minorEastAsia" w:hAnsiTheme="minorEastAsia" w:cstheme="minorEastAsia"/>
                  <w:color w:val="F2F2F2" w:themeColor="background1" w:themeShade="F2"/>
                  <w:vertAlign w:val="baseline"/>
                  <w:rPrChange w:id="570" w:author="丧钟1420093349" w:date="2021-01-27T18:43:03Z">
                    <w:rPr>
                      <w:rFonts w:hint="default" w:asciiTheme="minorEastAsia" w:hAnsiTheme="minorEastAsia" w:cstheme="minorEastAsia"/>
                      <w:vertAlign w:val="baseline"/>
                    </w:rPr>
                  </w:rPrChange>
                </w:rPr>
                <w:t>1</w:t>
              </w:r>
            </w:ins>
            <w:ins w:id="572" w:author="丧钟1420093349" w:date="2021-01-27T18:15:46Z">
              <w:r>
                <w:rPr>
                  <w:rFonts w:hint="default" w:asciiTheme="minorEastAsia" w:hAnsiTheme="minorEastAsia" w:cstheme="minorEastAsia"/>
                  <w:color w:val="F2F2F2" w:themeColor="background1" w:themeShade="F2"/>
                  <w:vertAlign w:val="baseline"/>
                  <w:rPrChange w:id="573" w:author="丧钟1420093349" w:date="2021-01-27T18:43:03Z">
                    <w:rPr>
                      <w:rFonts w:hint="default" w:asciiTheme="minorEastAsia" w:hAnsiTheme="minorEastAsia" w:cstheme="minorEastAsia"/>
                      <w:vertAlign w:val="baseline"/>
                    </w:rPr>
                  </w:rPrChange>
                </w:rPr>
                <w:t>.2</w:t>
              </w:r>
            </w:ins>
            <w:del w:id="575" w:author="丧钟1420093349" w:date="2021-01-27T18:15:07Z">
              <w:r>
                <w:rPr>
                  <w:rFonts w:hint="default" w:asciiTheme="minorEastAsia" w:hAnsiTheme="minorEastAsia" w:cstheme="minorEastAsia"/>
                  <w:color w:val="F2F2F2" w:themeColor="background1" w:themeShade="F2"/>
                  <w:vertAlign w:val="baseline"/>
                  <w:rPrChange w:id="576" w:author="丧钟1420093349" w:date="2021-01-27T18:43:03Z">
                    <w:rPr>
                      <w:rFonts w:hint="default" w:asciiTheme="minorEastAsia" w:hAnsiTheme="minorEastAsia" w:cstheme="minorEastAsia"/>
                      <w:vertAlign w:val="baseline"/>
                    </w:rPr>
                  </w:rPrChange>
                </w:rPr>
                <w:delText>2</w:delText>
              </w:r>
            </w:del>
            <w:r>
              <w:rPr>
                <w:rFonts w:hint="default" w:asciiTheme="minorEastAsia" w:hAnsiTheme="minorEastAsia" w:cstheme="minorEastAsia"/>
                <w:color w:val="F2F2F2" w:themeColor="background1" w:themeShade="F2"/>
                <w:vertAlign w:val="baseline"/>
                <w:rPrChange w:id="578" w:author="丧钟1420093349" w:date="2021-01-27T18:43:03Z">
                  <w:rPr>
                    <w:rFonts w:hint="default" w:asciiTheme="minorEastAsia" w:hAnsiTheme="minorEastAsia" w:cstheme="minorEastAsia"/>
                    <w:vertAlign w:val="baseline"/>
                  </w:rPr>
                </w:rPrChange>
              </w:rPr>
              <w:t xml:space="preserve"> min</w:t>
            </w:r>
          </w:p>
        </w:tc>
        <w:tc>
          <w:tcPr>
            <w:tcW w:w="1004" w:type="dxa"/>
            <w:vAlign w:val="top"/>
          </w:tcPr>
          <w:p>
            <w:pPr>
              <w:widowControl w:val="0"/>
              <w:jc w:val="both"/>
              <w:rPr>
                <w:ins w:id="579" w:author="丧钟1420093349" w:date="2021-01-26T20:23:08Z"/>
                <w:rFonts w:hint="default" w:asciiTheme="minorEastAsia" w:hAnsiTheme="minorEastAsia" w:eastAsiaTheme="minorEastAsia" w:cstheme="minorEastAsia"/>
                <w:sz w:val="24"/>
                <w:szCs w:val="24"/>
                <w:vertAlign w:val="baseline"/>
                <w:lang w:eastAsia="zh-CN" w:bidi="ar-SA"/>
              </w:rPr>
            </w:pPr>
            <w:ins w:id="580" w:author="丧钟1420093349" w:date="2021-01-27T18:15:14Z">
              <w:r>
                <w:rPr>
                  <w:rFonts w:hint="default" w:asciiTheme="minorEastAsia" w:hAnsiTheme="minorEastAsia" w:cstheme="minorEastAsia"/>
                  <w:vertAlign w:val="baseline"/>
                </w:rPr>
                <w:t>2</w:t>
              </w:r>
            </w:ins>
            <w:del w:id="581" w:author="丧钟1420093349" w:date="2021-01-27T18:15:14Z">
              <w:r>
                <w:rPr>
                  <w:rFonts w:hint="default" w:asciiTheme="minorEastAsia" w:hAnsiTheme="minorEastAsia" w:cstheme="minorEastAsia"/>
                  <w:vertAlign w:val="baseline"/>
                </w:rPr>
                <w:delText>3</w:delText>
              </w:r>
            </w:del>
            <w:r>
              <w:rPr>
                <w:rFonts w:hint="default" w:asciiTheme="minorEastAsia" w:hAnsiTheme="minorEastAsia" w:cstheme="minorEastAsia"/>
                <w:vertAlign w:val="baseline"/>
              </w:rPr>
              <w:t xml:space="preserve"> s</w:t>
            </w:r>
          </w:p>
        </w:tc>
        <w:tc>
          <w:tcPr>
            <w:tcW w:w="1028" w:type="dxa"/>
            <w:vAlign w:val="top"/>
          </w:tcPr>
          <w:p>
            <w:pPr>
              <w:widowControl w:val="0"/>
              <w:jc w:val="both"/>
              <w:rPr>
                <w:ins w:id="582" w:author="丧钟1420093349" w:date="2021-01-26T20:23:08Z"/>
                <w:rFonts w:hint="default" w:asciiTheme="minorEastAsia" w:hAnsiTheme="minorEastAsia" w:eastAsiaTheme="minorEastAsia" w:cstheme="minorEastAsia"/>
                <w:sz w:val="24"/>
                <w:szCs w:val="24"/>
                <w:vertAlign w:val="baseline"/>
                <w:lang w:eastAsia="zh-CN" w:bidi="ar-SA"/>
              </w:rPr>
            </w:pPr>
            <w:ins w:id="583" w:author="丧钟1420093349" w:date="2021-01-27T18:15:57Z">
              <w:r>
                <w:rPr>
                  <w:rFonts w:hint="default" w:asciiTheme="minorEastAsia" w:hAnsiTheme="minorEastAsia" w:cstheme="minorEastAsia"/>
                  <w:vertAlign w:val="baseline"/>
                </w:rPr>
                <w:t>4</w:t>
              </w:r>
            </w:ins>
            <w:del w:id="584" w:author="丧钟1420093349" w:date="2021-01-27T18:15:56Z">
              <w:r>
                <w:rPr>
                  <w:rFonts w:hint="default" w:asciiTheme="minorEastAsia" w:hAnsiTheme="minorEastAsia" w:cstheme="minorEastAsia"/>
                  <w:vertAlign w:val="baseline"/>
                </w:rPr>
                <w:delText>20</w:delText>
              </w:r>
            </w:del>
            <w:r>
              <w:rPr>
                <w:rFonts w:hint="default" w:asciiTheme="minorEastAsia" w:hAnsiTheme="minorEastAsia" w:cstheme="minorEastAsia"/>
                <w:vertAlign w:val="baseline"/>
              </w:rPr>
              <w:t xml:space="preserve"> </w:t>
            </w:r>
            <w:ins w:id="585" w:author="丧钟1420093349" w:date="2021-01-27T18:16:32Z">
              <w:r>
                <w:rPr>
                  <w:rFonts w:hint="default" w:asciiTheme="minorEastAsia" w:hAnsiTheme="minorEastAsia" w:cstheme="minorEastAsia"/>
                  <w:vertAlign w:val="baseline"/>
                </w:rPr>
                <w:t>min</w:t>
              </w:r>
            </w:ins>
            <w:del w:id="586" w:author="丧钟1420093349" w:date="2021-01-27T18:16:30Z">
              <w:r>
                <w:rPr>
                  <w:rFonts w:hint="default" w:asciiTheme="minorEastAsia" w:hAnsiTheme="minorEastAsia" w:cstheme="minorEastAsia"/>
                  <w:vertAlign w:val="baseline"/>
                </w:rPr>
                <w:delText>s</w:delText>
              </w:r>
            </w:del>
          </w:p>
        </w:tc>
        <w:tc>
          <w:tcPr>
            <w:tcW w:w="2112" w:type="dxa"/>
          </w:tcPr>
          <w:p>
            <w:pPr>
              <w:widowControl w:val="0"/>
              <w:jc w:val="both"/>
              <w:rPr>
                <w:ins w:id="587" w:author="丧钟1420093349" w:date="2021-01-26T20:30:11Z"/>
                <w:rFonts w:hint="default" w:asciiTheme="minorEastAsia" w:hAnsiTheme="minorEastAsia" w:cstheme="minorEastAsia"/>
                <w:vertAlign w:val="baseline"/>
              </w:rPr>
            </w:pPr>
            <w:ins w:id="588" w:author="丧钟1420093349" w:date="2021-01-26T20:29:48Z">
              <w:r>
                <w:rPr>
                  <w:rFonts w:hint="default" w:asciiTheme="minorEastAsia" w:hAnsiTheme="minorEastAsia" w:cstheme="minorEastAsia"/>
                  <w:vertAlign w:val="baseline"/>
                </w:rPr>
                <w:t>50</w:t>
              </w:r>
            </w:ins>
            <w:ins w:id="589" w:author="丧钟1420093349" w:date="2021-01-26T20:29:51Z">
              <w:r>
                <w:rPr>
                  <w:rFonts w:hint="default" w:asciiTheme="minorEastAsia" w:hAnsiTheme="minorEastAsia" w:cstheme="minorEastAsia"/>
                  <w:vertAlign w:val="baseline"/>
                </w:rPr>
                <w:t>/</w:t>
              </w:r>
            </w:ins>
            <w:ins w:id="590" w:author="丧钟1420093349" w:date="2021-01-26T20:29:52Z">
              <w:r>
                <w:rPr>
                  <w:rFonts w:hint="default" w:asciiTheme="minorEastAsia" w:hAnsiTheme="minorEastAsia" w:cstheme="minorEastAsia"/>
                  <w:vertAlign w:val="baseline"/>
                </w:rPr>
                <w:t>75/</w:t>
              </w:r>
            </w:ins>
            <w:ins w:id="591" w:author="丧钟1420093349" w:date="2021-01-26T20:29:53Z">
              <w:r>
                <w:rPr>
                  <w:rFonts w:hint="default" w:asciiTheme="minorEastAsia" w:hAnsiTheme="minorEastAsia" w:cstheme="minorEastAsia"/>
                  <w:vertAlign w:val="baseline"/>
                </w:rPr>
                <w:t>10</w:t>
              </w:r>
            </w:ins>
            <w:ins w:id="592" w:author="丧钟1420093349" w:date="2021-01-26T20:29:54Z">
              <w:r>
                <w:rPr>
                  <w:rFonts w:hint="default" w:asciiTheme="minorEastAsia" w:hAnsiTheme="minorEastAsia" w:cstheme="minorEastAsia"/>
                  <w:vertAlign w:val="baseline"/>
                </w:rPr>
                <w:t>0/</w:t>
              </w:r>
            </w:ins>
            <w:ins w:id="593" w:author="丧钟1420093349" w:date="2021-01-26T20:29:55Z">
              <w:r>
                <w:rPr>
                  <w:rFonts w:hint="default" w:asciiTheme="minorEastAsia" w:hAnsiTheme="minorEastAsia" w:cstheme="minorEastAsia"/>
                  <w:vertAlign w:val="baseline"/>
                </w:rPr>
                <w:t>125</w:t>
              </w:r>
            </w:ins>
          </w:p>
          <w:p>
            <w:pPr>
              <w:widowControl w:val="0"/>
              <w:jc w:val="both"/>
              <w:rPr>
                <w:ins w:id="594" w:author="丧钟1420093349" w:date="2021-01-26T20:23:08Z"/>
                <w:rFonts w:hint="default" w:asciiTheme="minorEastAsia" w:hAnsiTheme="minorEastAsia" w:cstheme="minorEastAsia"/>
                <w:vertAlign w:val="baseline"/>
              </w:rPr>
            </w:pPr>
            <w:ins w:id="595" w:author="丧钟1420093349" w:date="2021-01-26T20:29:55Z">
              <w:r>
                <w:rPr>
                  <w:rFonts w:hint="default" w:asciiTheme="minorEastAsia" w:hAnsiTheme="minorEastAsia" w:cstheme="minorEastAsia"/>
                  <w:vertAlign w:val="baseline"/>
                </w:rPr>
                <w:t>/</w:t>
              </w:r>
            </w:ins>
            <w:ins w:id="596" w:author="丧钟1420093349" w:date="2021-01-26T20:29:56Z">
              <w:r>
                <w:rPr>
                  <w:rFonts w:hint="default" w:asciiTheme="minorEastAsia" w:hAnsiTheme="minorEastAsia" w:cstheme="minorEastAsia"/>
                  <w:vertAlign w:val="baseline"/>
                </w:rPr>
                <w:t>150</w:t>
              </w:r>
            </w:ins>
            <w:ins w:id="597" w:author="丧钟1420093349" w:date="2021-01-26T20:29:57Z">
              <w:r>
                <w:rPr>
                  <w:rFonts w:hint="default" w:asciiTheme="minorEastAsia" w:hAnsiTheme="minorEastAsia" w:cstheme="minorEastAsia"/>
                  <w:vertAlign w:val="baseline"/>
                </w:rPr>
                <w:t>/1</w:t>
              </w:r>
            </w:ins>
            <w:ins w:id="598" w:author="丧钟1420093349" w:date="2021-01-26T20:29:58Z">
              <w:r>
                <w:rPr>
                  <w:rFonts w:hint="default" w:asciiTheme="minorEastAsia" w:hAnsiTheme="minorEastAsia" w:cstheme="minorEastAsia"/>
                  <w:vertAlign w:val="baseline"/>
                </w:rPr>
                <w:t>75/</w:t>
              </w:r>
            </w:ins>
            <w:ins w:id="599" w:author="丧钟1420093349" w:date="2021-01-26T20:30:00Z">
              <w:r>
                <w:rPr>
                  <w:rFonts w:hint="default" w:asciiTheme="minorEastAsia" w:hAnsiTheme="minorEastAsia" w:cstheme="minorEastAsia"/>
                  <w:vertAlign w:val="baseline"/>
                </w:rPr>
                <w:t>200</w:t>
              </w:r>
            </w:ins>
          </w:p>
        </w:tc>
      </w:tr>
      <w:tr>
        <w:trPr>
          <w:ins w:id="600" w:author="丧钟1420093349" w:date="2021-01-26T10:06:19Z"/>
        </w:trPr>
        <w:tc>
          <w:tcPr>
            <w:tcW w:w="1004" w:type="dxa"/>
          </w:tcPr>
          <w:p>
            <w:pPr>
              <w:widowControl w:val="0"/>
              <w:jc w:val="both"/>
              <w:rPr>
                <w:ins w:id="601" w:author="丧钟1420093349" w:date="2021-01-26T10:06:19Z"/>
                <w:rFonts w:hint="eastAsia" w:asciiTheme="minorEastAsia" w:hAnsiTheme="minorEastAsia" w:cstheme="minorEastAsia"/>
                <w:vertAlign w:val="baseline"/>
              </w:rPr>
            </w:pPr>
            <w:ins w:id="602" w:author="丧钟1420093349" w:date="2021-01-26T10:06:19Z">
              <w:r>
                <w:rPr>
                  <w:rFonts w:hint="default" w:asciiTheme="minorEastAsia" w:hAnsiTheme="minorEastAsia" w:cstheme="minorEastAsia"/>
                  <w:vertAlign w:val="baseline"/>
                </w:rPr>
                <w:t>实验</w:t>
              </w:r>
            </w:ins>
            <w:ins w:id="603" w:author="丧钟1420093349" w:date="2021-01-26T20:23:11Z">
              <w:r>
                <w:rPr>
                  <w:rFonts w:hint="default" w:asciiTheme="minorEastAsia" w:hAnsiTheme="minorEastAsia" w:cstheme="minorEastAsia"/>
                  <w:vertAlign w:val="baseline"/>
                </w:rPr>
                <w:t>3</w:t>
              </w:r>
            </w:ins>
          </w:p>
        </w:tc>
        <w:tc>
          <w:tcPr>
            <w:tcW w:w="1004" w:type="dxa"/>
            <w:vAlign w:val="top"/>
          </w:tcPr>
          <w:p>
            <w:pPr>
              <w:widowControl w:val="0"/>
              <w:jc w:val="both"/>
              <w:rPr>
                <w:ins w:id="604" w:author="丧钟1420093349" w:date="2021-01-26T10:06:19Z"/>
                <w:rFonts w:hint="eastAsia" w:asciiTheme="minorEastAsia" w:hAnsiTheme="minorEastAsia" w:cstheme="minorEastAsia"/>
                <w:vertAlign w:val="baseline"/>
              </w:rPr>
            </w:pPr>
            <w:r>
              <w:rPr>
                <w:rFonts w:hint="default" w:asciiTheme="minorEastAsia" w:hAnsiTheme="minorEastAsia" w:cstheme="minorEastAsia"/>
                <w:vertAlign w:val="baseline"/>
              </w:rPr>
              <w:t>4 s</w:t>
            </w:r>
          </w:p>
        </w:tc>
        <w:tc>
          <w:tcPr>
            <w:tcW w:w="1028" w:type="dxa"/>
            <w:vAlign w:val="top"/>
          </w:tcPr>
          <w:p>
            <w:pPr>
              <w:widowControl w:val="0"/>
              <w:jc w:val="both"/>
              <w:rPr>
                <w:ins w:id="605" w:author="丧钟1420093349" w:date="2021-01-26T10:06:19Z"/>
                <w:rFonts w:hint="eastAsia" w:asciiTheme="minorEastAsia" w:hAnsiTheme="minorEastAsia" w:cstheme="minorEastAsia"/>
                <w:color w:val="F2F2F2" w:themeColor="background1" w:themeShade="F2"/>
                <w:vertAlign w:val="baseline"/>
                <w:rPrChange w:id="606" w:author="丧钟1420093349" w:date="2021-01-27T18:43:03Z">
                  <w:rPr>
                    <w:ins w:id="607" w:author="丧钟1420093349" w:date="2021-01-26T10:06:19Z"/>
                    <w:rFonts w:hint="eastAsia" w:asciiTheme="minorEastAsia" w:hAnsiTheme="minorEastAsia" w:cstheme="minorEastAsia"/>
                    <w:vertAlign w:val="baseline"/>
                  </w:rPr>
                </w:rPrChange>
              </w:rPr>
            </w:pPr>
            <w:r>
              <w:rPr>
                <w:rFonts w:hint="default" w:asciiTheme="minorEastAsia" w:hAnsiTheme="minorEastAsia" w:cstheme="minorEastAsia"/>
                <w:color w:val="F2F2F2" w:themeColor="background1" w:themeShade="F2"/>
                <w:vertAlign w:val="baseline"/>
                <w:rPrChange w:id="608" w:author="丧钟1420093349" w:date="2021-01-27T18:43:03Z">
                  <w:rPr>
                    <w:rFonts w:hint="default" w:asciiTheme="minorEastAsia" w:hAnsiTheme="minorEastAsia" w:cstheme="minorEastAsia"/>
                    <w:vertAlign w:val="baseline"/>
                  </w:rPr>
                </w:rPrChange>
              </w:rPr>
              <w:t>4 min</w:t>
            </w:r>
          </w:p>
        </w:tc>
        <w:tc>
          <w:tcPr>
            <w:tcW w:w="1028" w:type="dxa"/>
            <w:vAlign w:val="top"/>
          </w:tcPr>
          <w:p>
            <w:pPr>
              <w:widowControl w:val="0"/>
              <w:jc w:val="both"/>
              <w:rPr>
                <w:ins w:id="609" w:author="丧钟1420093349" w:date="2021-01-26T10:06:19Z"/>
                <w:rFonts w:hint="eastAsia" w:asciiTheme="minorEastAsia" w:hAnsiTheme="minorEastAsia" w:cstheme="minorEastAsia"/>
                <w:color w:val="F2F2F2" w:themeColor="background1" w:themeShade="F2"/>
                <w:vertAlign w:val="baseline"/>
                <w:rPrChange w:id="610" w:author="丧钟1420093349" w:date="2021-01-27T18:43:03Z">
                  <w:rPr>
                    <w:ins w:id="611" w:author="丧钟1420093349" w:date="2021-01-26T10:06:19Z"/>
                    <w:rFonts w:hint="eastAsia" w:asciiTheme="minorEastAsia" w:hAnsiTheme="minorEastAsia" w:cstheme="minorEastAsia"/>
                    <w:vertAlign w:val="baseline"/>
                  </w:rPr>
                </w:rPrChange>
              </w:rPr>
            </w:pPr>
            <w:r>
              <w:rPr>
                <w:rFonts w:hint="default" w:asciiTheme="minorEastAsia" w:hAnsiTheme="minorEastAsia" w:cstheme="minorEastAsia"/>
                <w:color w:val="F2F2F2" w:themeColor="background1" w:themeShade="F2"/>
                <w:vertAlign w:val="baseline"/>
                <w:rPrChange w:id="612" w:author="丧钟1420093349" w:date="2021-01-27T18:43:03Z">
                  <w:rPr>
                    <w:rFonts w:hint="default" w:asciiTheme="minorEastAsia" w:hAnsiTheme="minorEastAsia" w:cstheme="minorEastAsia"/>
                    <w:vertAlign w:val="baseline"/>
                  </w:rPr>
                </w:rPrChange>
              </w:rPr>
              <w:t>2.8 min</w:t>
            </w:r>
          </w:p>
        </w:tc>
        <w:tc>
          <w:tcPr>
            <w:tcW w:w="1028" w:type="dxa"/>
            <w:vAlign w:val="top"/>
          </w:tcPr>
          <w:p>
            <w:pPr>
              <w:widowControl w:val="0"/>
              <w:jc w:val="both"/>
              <w:rPr>
                <w:ins w:id="613" w:author="丧钟1420093349" w:date="2021-01-26T10:06:19Z"/>
                <w:rFonts w:hint="eastAsia" w:asciiTheme="minorEastAsia" w:hAnsiTheme="minorEastAsia" w:cstheme="minorEastAsia"/>
                <w:color w:val="F2F2F2" w:themeColor="background1" w:themeShade="F2"/>
                <w:vertAlign w:val="baseline"/>
                <w:rPrChange w:id="614" w:author="丧钟1420093349" w:date="2021-01-27T18:43:03Z">
                  <w:rPr>
                    <w:ins w:id="615" w:author="丧钟1420093349" w:date="2021-01-26T10:06:19Z"/>
                    <w:rFonts w:hint="eastAsia" w:asciiTheme="minorEastAsia" w:hAnsiTheme="minorEastAsia" w:cstheme="minorEastAsia"/>
                    <w:vertAlign w:val="baseline"/>
                  </w:rPr>
                </w:rPrChange>
              </w:rPr>
            </w:pPr>
            <w:r>
              <w:rPr>
                <w:rFonts w:hint="default" w:asciiTheme="minorEastAsia" w:hAnsiTheme="minorEastAsia" w:cstheme="minorEastAsia"/>
                <w:color w:val="F2F2F2" w:themeColor="background1" w:themeShade="F2"/>
                <w:vertAlign w:val="baseline"/>
                <w:rPrChange w:id="616" w:author="丧钟1420093349" w:date="2021-01-27T18:43:03Z">
                  <w:rPr>
                    <w:rFonts w:hint="default" w:asciiTheme="minorEastAsia" w:hAnsiTheme="minorEastAsia" w:cstheme="minorEastAsia"/>
                    <w:vertAlign w:val="baseline"/>
                  </w:rPr>
                </w:rPrChange>
              </w:rPr>
              <w:t>1.2 min</w:t>
            </w:r>
          </w:p>
        </w:tc>
        <w:tc>
          <w:tcPr>
            <w:tcW w:w="1004" w:type="dxa"/>
            <w:vAlign w:val="top"/>
          </w:tcPr>
          <w:p>
            <w:pPr>
              <w:widowControl w:val="0"/>
              <w:jc w:val="both"/>
              <w:rPr>
                <w:ins w:id="617" w:author="丧钟1420093349" w:date="2021-01-26T10:06:19Z"/>
                <w:rFonts w:hint="eastAsia" w:asciiTheme="minorEastAsia" w:hAnsiTheme="minorEastAsia" w:cstheme="minorEastAsia"/>
                <w:vertAlign w:val="baseline"/>
              </w:rPr>
            </w:pPr>
            <w:r>
              <w:rPr>
                <w:rFonts w:hint="default" w:asciiTheme="minorEastAsia" w:hAnsiTheme="minorEastAsia" w:cstheme="minorEastAsia"/>
                <w:vertAlign w:val="baseline"/>
              </w:rPr>
              <w:t>2 s</w:t>
            </w:r>
          </w:p>
        </w:tc>
        <w:tc>
          <w:tcPr>
            <w:tcW w:w="1028" w:type="dxa"/>
            <w:vAlign w:val="top"/>
          </w:tcPr>
          <w:p>
            <w:pPr>
              <w:widowControl w:val="0"/>
              <w:jc w:val="both"/>
              <w:rPr>
                <w:ins w:id="618" w:author="丧钟1420093349" w:date="2021-01-26T10:06:19Z"/>
                <w:rFonts w:hint="eastAsia" w:asciiTheme="minorEastAsia" w:hAnsiTheme="minorEastAsia" w:cstheme="minorEastAsia"/>
                <w:vertAlign w:val="baseline"/>
              </w:rPr>
            </w:pPr>
            <w:r>
              <w:rPr>
                <w:rFonts w:hint="default" w:asciiTheme="minorEastAsia" w:hAnsiTheme="minorEastAsia" w:cstheme="minorEastAsia"/>
                <w:vertAlign w:val="baseline"/>
              </w:rPr>
              <w:t xml:space="preserve">4 </w:t>
            </w:r>
            <w:ins w:id="619" w:author="丧钟1420093349" w:date="2021-01-27T18:16:34Z">
              <w:r>
                <w:rPr>
                  <w:rFonts w:hint="default" w:asciiTheme="minorEastAsia" w:hAnsiTheme="minorEastAsia" w:cstheme="minorEastAsia"/>
                  <w:vertAlign w:val="baseline"/>
                </w:rPr>
                <w:t>min</w:t>
              </w:r>
            </w:ins>
            <w:del w:id="620" w:author="丧钟1420093349" w:date="2021-01-27T18:16:33Z">
              <w:r>
                <w:rPr>
                  <w:rFonts w:hint="default" w:asciiTheme="minorEastAsia" w:hAnsiTheme="minorEastAsia" w:cstheme="minorEastAsia"/>
                  <w:vertAlign w:val="baseline"/>
                </w:rPr>
                <w:delText>s</w:delText>
              </w:r>
            </w:del>
          </w:p>
        </w:tc>
        <w:tc>
          <w:tcPr>
            <w:tcW w:w="2112" w:type="dxa"/>
          </w:tcPr>
          <w:p>
            <w:pPr>
              <w:widowControl w:val="0"/>
              <w:jc w:val="both"/>
              <w:rPr>
                <w:ins w:id="621" w:author="丧钟1420093349" w:date="2021-01-26T10:06:19Z"/>
                <w:rFonts w:hint="eastAsia" w:asciiTheme="minorEastAsia" w:hAnsiTheme="minorEastAsia" w:cstheme="minorEastAsia"/>
                <w:vertAlign w:val="baseline"/>
              </w:rPr>
            </w:pPr>
            <w:ins w:id="622" w:author="丧钟1420093349" w:date="2021-01-27T17:44:57Z">
              <w:r>
                <w:rPr>
                  <w:rFonts w:hint="default" w:asciiTheme="minorEastAsia" w:hAnsiTheme="minorEastAsia" w:cstheme="minorEastAsia"/>
                  <w:vertAlign w:val="baseline"/>
                </w:rPr>
                <w:t>40</w:t>
              </w:r>
            </w:ins>
            <w:ins w:id="623" w:author="丧钟1420093349" w:date="2021-01-27T17:44:58Z">
              <w:r>
                <w:rPr>
                  <w:rFonts w:hint="default" w:asciiTheme="minorEastAsia" w:hAnsiTheme="minorEastAsia" w:cstheme="minorEastAsia"/>
                  <w:vertAlign w:val="baseline"/>
                </w:rPr>
                <w:t>0</w:t>
              </w:r>
            </w:ins>
          </w:p>
        </w:tc>
      </w:tr>
      <w:tr>
        <w:trPr>
          <w:ins w:id="624" w:author="丧钟1420093349" w:date="2021-01-26T10:06:19Z"/>
        </w:trPr>
        <w:tc>
          <w:tcPr>
            <w:tcW w:w="1004" w:type="dxa"/>
          </w:tcPr>
          <w:p>
            <w:pPr>
              <w:widowControl w:val="0"/>
              <w:jc w:val="both"/>
              <w:rPr>
                <w:ins w:id="625" w:author="丧钟1420093349" w:date="2021-01-26T10:06:19Z"/>
                <w:rFonts w:hint="eastAsia" w:asciiTheme="minorEastAsia" w:hAnsiTheme="minorEastAsia" w:cstheme="minorEastAsia"/>
                <w:vertAlign w:val="baseline"/>
              </w:rPr>
            </w:pPr>
            <w:ins w:id="626" w:author="丧钟1420093349" w:date="2021-01-26T10:06:19Z">
              <w:r>
                <w:rPr>
                  <w:rFonts w:hint="default" w:asciiTheme="minorEastAsia" w:hAnsiTheme="minorEastAsia" w:cstheme="minorEastAsia"/>
                  <w:vertAlign w:val="baseline"/>
                </w:rPr>
                <w:t>实验</w:t>
              </w:r>
            </w:ins>
            <w:ins w:id="627" w:author="丧钟1420093349" w:date="2021-01-26T20:23:12Z">
              <w:r>
                <w:rPr>
                  <w:rFonts w:hint="default" w:asciiTheme="minorEastAsia" w:hAnsiTheme="minorEastAsia" w:cstheme="minorEastAsia"/>
                  <w:vertAlign w:val="baseline"/>
                </w:rPr>
                <w:t>4</w:t>
              </w:r>
            </w:ins>
          </w:p>
        </w:tc>
        <w:tc>
          <w:tcPr>
            <w:tcW w:w="1004" w:type="dxa"/>
            <w:vAlign w:val="top"/>
          </w:tcPr>
          <w:p>
            <w:pPr>
              <w:widowControl w:val="0"/>
              <w:jc w:val="both"/>
              <w:rPr>
                <w:ins w:id="628" w:author="丧钟1420093349" w:date="2021-01-26T10:06:19Z"/>
                <w:rFonts w:hint="eastAsia" w:asciiTheme="minorEastAsia" w:hAnsiTheme="minorEastAsia" w:cstheme="minorEastAsia"/>
                <w:vertAlign w:val="baseline"/>
              </w:rPr>
            </w:pPr>
            <w:r>
              <w:rPr>
                <w:rFonts w:hint="default" w:asciiTheme="minorEastAsia" w:hAnsiTheme="minorEastAsia" w:cstheme="minorEastAsia"/>
                <w:vertAlign w:val="baseline"/>
              </w:rPr>
              <w:t>4 s</w:t>
            </w:r>
          </w:p>
        </w:tc>
        <w:tc>
          <w:tcPr>
            <w:tcW w:w="1028" w:type="dxa"/>
            <w:vAlign w:val="top"/>
          </w:tcPr>
          <w:p>
            <w:pPr>
              <w:widowControl w:val="0"/>
              <w:jc w:val="both"/>
              <w:rPr>
                <w:ins w:id="629" w:author="丧钟1420093349" w:date="2021-01-26T10:06:19Z"/>
                <w:rFonts w:hint="eastAsia" w:asciiTheme="minorEastAsia" w:hAnsiTheme="minorEastAsia" w:cstheme="minorEastAsia"/>
                <w:color w:val="F2F2F2" w:themeColor="background1" w:themeShade="F2"/>
                <w:vertAlign w:val="baseline"/>
                <w:rPrChange w:id="630" w:author="丧钟1420093349" w:date="2021-01-27T18:43:03Z">
                  <w:rPr>
                    <w:ins w:id="631" w:author="丧钟1420093349" w:date="2021-01-26T10:06:19Z"/>
                    <w:rFonts w:hint="eastAsia" w:asciiTheme="minorEastAsia" w:hAnsiTheme="minorEastAsia" w:cstheme="minorEastAsia"/>
                    <w:vertAlign w:val="baseline"/>
                  </w:rPr>
                </w:rPrChange>
              </w:rPr>
            </w:pPr>
            <w:r>
              <w:rPr>
                <w:rFonts w:hint="default" w:asciiTheme="minorEastAsia" w:hAnsiTheme="minorEastAsia" w:cstheme="minorEastAsia"/>
                <w:color w:val="F2F2F2" w:themeColor="background1" w:themeShade="F2"/>
                <w:vertAlign w:val="baseline"/>
                <w:rPrChange w:id="632" w:author="丧钟1420093349" w:date="2021-01-27T18:43:03Z">
                  <w:rPr>
                    <w:rFonts w:hint="default" w:asciiTheme="minorEastAsia" w:hAnsiTheme="minorEastAsia" w:cstheme="minorEastAsia"/>
                    <w:vertAlign w:val="baseline"/>
                  </w:rPr>
                </w:rPrChange>
              </w:rPr>
              <w:t>4 min</w:t>
            </w:r>
          </w:p>
        </w:tc>
        <w:tc>
          <w:tcPr>
            <w:tcW w:w="1028" w:type="dxa"/>
            <w:vAlign w:val="top"/>
          </w:tcPr>
          <w:p>
            <w:pPr>
              <w:widowControl w:val="0"/>
              <w:jc w:val="both"/>
              <w:rPr>
                <w:ins w:id="633" w:author="丧钟1420093349" w:date="2021-01-26T10:06:19Z"/>
                <w:rFonts w:hint="eastAsia" w:asciiTheme="minorEastAsia" w:hAnsiTheme="minorEastAsia" w:cstheme="minorEastAsia"/>
                <w:color w:val="F2F2F2" w:themeColor="background1" w:themeShade="F2"/>
                <w:vertAlign w:val="baseline"/>
                <w:rPrChange w:id="634" w:author="丧钟1420093349" w:date="2021-01-27T18:43:03Z">
                  <w:rPr>
                    <w:ins w:id="635" w:author="丧钟1420093349" w:date="2021-01-26T10:06:19Z"/>
                    <w:rFonts w:hint="eastAsia" w:asciiTheme="minorEastAsia" w:hAnsiTheme="minorEastAsia" w:cstheme="minorEastAsia"/>
                    <w:vertAlign w:val="baseline"/>
                  </w:rPr>
                </w:rPrChange>
              </w:rPr>
            </w:pPr>
            <w:r>
              <w:rPr>
                <w:rFonts w:hint="default" w:asciiTheme="minorEastAsia" w:hAnsiTheme="minorEastAsia" w:cstheme="minorEastAsia"/>
                <w:color w:val="F2F2F2" w:themeColor="background1" w:themeShade="F2"/>
                <w:vertAlign w:val="baseline"/>
                <w:rPrChange w:id="636" w:author="丧钟1420093349" w:date="2021-01-27T18:43:03Z">
                  <w:rPr>
                    <w:rFonts w:hint="default" w:asciiTheme="minorEastAsia" w:hAnsiTheme="minorEastAsia" w:cstheme="minorEastAsia"/>
                    <w:vertAlign w:val="baseline"/>
                  </w:rPr>
                </w:rPrChange>
              </w:rPr>
              <w:t>2.8 min</w:t>
            </w:r>
          </w:p>
        </w:tc>
        <w:tc>
          <w:tcPr>
            <w:tcW w:w="1028" w:type="dxa"/>
            <w:vAlign w:val="top"/>
          </w:tcPr>
          <w:p>
            <w:pPr>
              <w:widowControl w:val="0"/>
              <w:jc w:val="both"/>
              <w:rPr>
                <w:ins w:id="637" w:author="丧钟1420093349" w:date="2021-01-26T10:06:19Z"/>
                <w:rFonts w:hint="eastAsia" w:asciiTheme="minorEastAsia" w:hAnsiTheme="minorEastAsia" w:cstheme="minorEastAsia"/>
                <w:color w:val="F2F2F2" w:themeColor="background1" w:themeShade="F2"/>
                <w:vertAlign w:val="baseline"/>
                <w:rPrChange w:id="638" w:author="丧钟1420093349" w:date="2021-01-27T18:43:03Z">
                  <w:rPr>
                    <w:ins w:id="639" w:author="丧钟1420093349" w:date="2021-01-26T10:06:19Z"/>
                    <w:rFonts w:hint="eastAsia" w:asciiTheme="minorEastAsia" w:hAnsiTheme="minorEastAsia" w:cstheme="minorEastAsia"/>
                    <w:vertAlign w:val="baseline"/>
                  </w:rPr>
                </w:rPrChange>
              </w:rPr>
            </w:pPr>
            <w:r>
              <w:rPr>
                <w:rFonts w:hint="default" w:asciiTheme="minorEastAsia" w:hAnsiTheme="minorEastAsia" w:cstheme="minorEastAsia"/>
                <w:color w:val="F2F2F2" w:themeColor="background1" w:themeShade="F2"/>
                <w:vertAlign w:val="baseline"/>
                <w:rPrChange w:id="640" w:author="丧钟1420093349" w:date="2021-01-27T18:43:03Z">
                  <w:rPr>
                    <w:rFonts w:hint="default" w:asciiTheme="minorEastAsia" w:hAnsiTheme="minorEastAsia" w:cstheme="minorEastAsia"/>
                    <w:vertAlign w:val="baseline"/>
                  </w:rPr>
                </w:rPrChange>
              </w:rPr>
              <w:t>1.2 min</w:t>
            </w:r>
          </w:p>
        </w:tc>
        <w:tc>
          <w:tcPr>
            <w:tcW w:w="1004" w:type="dxa"/>
            <w:vAlign w:val="top"/>
          </w:tcPr>
          <w:p>
            <w:pPr>
              <w:widowControl w:val="0"/>
              <w:jc w:val="both"/>
              <w:rPr>
                <w:ins w:id="641" w:author="丧钟1420093349" w:date="2021-01-26T10:06:19Z"/>
                <w:rFonts w:hint="eastAsia" w:asciiTheme="minorEastAsia" w:hAnsiTheme="minorEastAsia" w:cstheme="minorEastAsia"/>
                <w:vertAlign w:val="baseline"/>
              </w:rPr>
            </w:pPr>
            <w:r>
              <w:rPr>
                <w:rFonts w:hint="default" w:asciiTheme="minorEastAsia" w:hAnsiTheme="minorEastAsia" w:cstheme="minorEastAsia"/>
                <w:vertAlign w:val="baseline"/>
              </w:rPr>
              <w:t>2 s</w:t>
            </w:r>
          </w:p>
        </w:tc>
        <w:tc>
          <w:tcPr>
            <w:tcW w:w="1028" w:type="dxa"/>
            <w:vAlign w:val="top"/>
          </w:tcPr>
          <w:p>
            <w:pPr>
              <w:widowControl w:val="0"/>
              <w:jc w:val="both"/>
              <w:rPr>
                <w:ins w:id="642" w:author="丧钟1420093349" w:date="2021-01-26T10:06:19Z"/>
                <w:rFonts w:hint="eastAsia" w:asciiTheme="minorEastAsia" w:hAnsiTheme="minorEastAsia" w:cstheme="minorEastAsia"/>
                <w:vertAlign w:val="baseline"/>
              </w:rPr>
            </w:pPr>
            <w:r>
              <w:rPr>
                <w:rFonts w:hint="default" w:asciiTheme="minorEastAsia" w:hAnsiTheme="minorEastAsia" w:cstheme="minorEastAsia"/>
                <w:vertAlign w:val="baseline"/>
              </w:rPr>
              <w:t xml:space="preserve">4 </w:t>
            </w:r>
            <w:ins w:id="643" w:author="丧钟1420093349" w:date="2021-01-27T18:16:36Z">
              <w:r>
                <w:rPr>
                  <w:rFonts w:hint="default" w:asciiTheme="minorEastAsia" w:hAnsiTheme="minorEastAsia" w:cstheme="minorEastAsia"/>
                  <w:vertAlign w:val="baseline"/>
                </w:rPr>
                <w:t>min</w:t>
              </w:r>
            </w:ins>
            <w:del w:id="644" w:author="丧钟1420093349" w:date="2021-01-27T18:16:35Z">
              <w:r>
                <w:rPr>
                  <w:rFonts w:hint="default" w:asciiTheme="minorEastAsia" w:hAnsiTheme="minorEastAsia" w:cstheme="minorEastAsia"/>
                  <w:vertAlign w:val="baseline"/>
                </w:rPr>
                <w:delText>s</w:delText>
              </w:r>
            </w:del>
          </w:p>
        </w:tc>
        <w:tc>
          <w:tcPr>
            <w:tcW w:w="2112" w:type="dxa"/>
          </w:tcPr>
          <w:p>
            <w:pPr>
              <w:widowControl w:val="0"/>
              <w:jc w:val="both"/>
              <w:rPr>
                <w:ins w:id="645" w:author="丧钟1420093349" w:date="2021-01-26T10:06:19Z"/>
                <w:rFonts w:hint="eastAsia" w:asciiTheme="minorEastAsia" w:hAnsiTheme="minorEastAsia" w:cstheme="minorEastAsia"/>
                <w:vertAlign w:val="baseline"/>
              </w:rPr>
            </w:pPr>
            <w:ins w:id="646" w:author="丧钟1420093349" w:date="2021-01-26T10:10:35Z">
              <w:r>
                <w:rPr>
                  <w:rFonts w:hint="default" w:asciiTheme="minorEastAsia" w:hAnsiTheme="minorEastAsia" w:cstheme="minorEastAsia"/>
                  <w:vertAlign w:val="baseline"/>
                </w:rPr>
                <w:t>360</w:t>
              </w:r>
            </w:ins>
          </w:p>
        </w:tc>
      </w:tr>
      <w:tr>
        <w:trPr>
          <w:ins w:id="647" w:author="丧钟1420093349" w:date="2021-01-26T10:06:19Z"/>
        </w:trPr>
        <w:tc>
          <w:tcPr>
            <w:tcW w:w="1004" w:type="dxa"/>
          </w:tcPr>
          <w:p>
            <w:pPr>
              <w:widowControl w:val="0"/>
              <w:jc w:val="both"/>
              <w:rPr>
                <w:ins w:id="648" w:author="丧钟1420093349" w:date="2021-01-26T10:06:19Z"/>
                <w:rFonts w:hint="eastAsia" w:asciiTheme="minorEastAsia" w:hAnsiTheme="minorEastAsia" w:cstheme="minorEastAsia"/>
                <w:vertAlign w:val="baseline"/>
              </w:rPr>
            </w:pPr>
            <w:ins w:id="649" w:author="丧钟1420093349" w:date="2021-01-26T10:06:19Z">
              <w:r>
                <w:rPr>
                  <w:rFonts w:hint="default" w:asciiTheme="minorEastAsia" w:hAnsiTheme="minorEastAsia" w:cstheme="minorEastAsia"/>
                  <w:vertAlign w:val="baseline"/>
                </w:rPr>
                <w:t>实验</w:t>
              </w:r>
            </w:ins>
            <w:ins w:id="650" w:author="丧钟1420093349" w:date="2021-01-26T20:23:14Z">
              <w:r>
                <w:rPr>
                  <w:rFonts w:hint="default" w:asciiTheme="minorEastAsia" w:hAnsiTheme="minorEastAsia" w:cstheme="minorEastAsia"/>
                  <w:vertAlign w:val="baseline"/>
                </w:rPr>
                <w:t>5</w:t>
              </w:r>
            </w:ins>
          </w:p>
        </w:tc>
        <w:tc>
          <w:tcPr>
            <w:tcW w:w="1004" w:type="dxa"/>
          </w:tcPr>
          <w:p>
            <w:pPr>
              <w:widowControl w:val="0"/>
              <w:jc w:val="both"/>
              <w:rPr>
                <w:ins w:id="651" w:author="丧钟1420093349" w:date="2021-01-26T10:06:19Z"/>
                <w:rFonts w:hint="eastAsia" w:asciiTheme="minorEastAsia" w:hAnsiTheme="minorEastAsia" w:cstheme="minorEastAsia"/>
                <w:vertAlign w:val="baseline"/>
              </w:rPr>
            </w:pPr>
            <w:ins w:id="652" w:author="丧钟1420093349" w:date="2021-01-27T18:01:29Z">
              <w:r>
                <w:rPr>
                  <w:rFonts w:hint="default" w:asciiTheme="minorEastAsia" w:hAnsiTheme="minorEastAsia" w:cstheme="minorEastAsia"/>
                  <w:vertAlign w:val="baseline"/>
                </w:rPr>
                <w:t>1</w:t>
              </w:r>
            </w:ins>
            <w:ins w:id="653" w:author="丧钟1420093349" w:date="2021-01-27T18:01:30Z">
              <w:r>
                <w:rPr>
                  <w:rFonts w:hint="default" w:asciiTheme="minorEastAsia" w:hAnsiTheme="minorEastAsia" w:cstheme="minorEastAsia"/>
                  <w:vertAlign w:val="baseline"/>
                </w:rPr>
                <w:t>0</w:t>
              </w:r>
            </w:ins>
            <w:ins w:id="654" w:author="丧钟1420093349" w:date="2021-01-26T10:11:20Z">
              <w:r>
                <w:rPr>
                  <w:rFonts w:hint="default" w:asciiTheme="minorEastAsia" w:hAnsiTheme="minorEastAsia" w:cstheme="minorEastAsia"/>
                  <w:vertAlign w:val="baseline"/>
                </w:rPr>
                <w:t xml:space="preserve"> s</w:t>
              </w:r>
            </w:ins>
          </w:p>
        </w:tc>
        <w:tc>
          <w:tcPr>
            <w:tcW w:w="1028" w:type="dxa"/>
          </w:tcPr>
          <w:p>
            <w:pPr>
              <w:widowControl w:val="0"/>
              <w:jc w:val="both"/>
              <w:rPr>
                <w:ins w:id="655" w:author="丧钟1420093349" w:date="2021-01-26T10:06:19Z"/>
                <w:rFonts w:hint="eastAsia" w:asciiTheme="minorEastAsia" w:hAnsiTheme="minorEastAsia" w:cstheme="minorEastAsia"/>
                <w:color w:val="F2F2F2" w:themeColor="background1" w:themeShade="F2"/>
                <w:vertAlign w:val="baseline"/>
                <w:rPrChange w:id="656" w:author="丧钟1420093349" w:date="2021-01-27T18:43:03Z">
                  <w:rPr>
                    <w:ins w:id="657" w:author="丧钟1420093349" w:date="2021-01-26T10:06:19Z"/>
                    <w:rFonts w:hint="eastAsia" w:asciiTheme="minorEastAsia" w:hAnsiTheme="minorEastAsia" w:cstheme="minorEastAsia"/>
                    <w:vertAlign w:val="baseline"/>
                  </w:rPr>
                </w:rPrChange>
              </w:rPr>
            </w:pPr>
            <w:ins w:id="658" w:author="丧钟1420093349" w:date="2021-01-27T18:01:33Z">
              <w:r>
                <w:rPr>
                  <w:rFonts w:hint="default" w:asciiTheme="minorEastAsia" w:hAnsiTheme="minorEastAsia" w:cstheme="minorEastAsia"/>
                  <w:color w:val="F2F2F2" w:themeColor="background1" w:themeShade="F2"/>
                  <w:vertAlign w:val="baseline"/>
                  <w:rPrChange w:id="659" w:author="丧钟1420093349" w:date="2021-01-27T18:43:03Z">
                    <w:rPr>
                      <w:rFonts w:hint="default" w:asciiTheme="minorEastAsia" w:hAnsiTheme="minorEastAsia" w:cstheme="minorEastAsia"/>
                      <w:vertAlign w:val="baseline"/>
                    </w:rPr>
                  </w:rPrChange>
                </w:rPr>
                <w:t>10</w:t>
              </w:r>
            </w:ins>
            <w:ins w:id="661" w:author="丧钟1420093349" w:date="2021-01-26T10:11:21Z">
              <w:r>
                <w:rPr>
                  <w:rFonts w:hint="default" w:asciiTheme="minorEastAsia" w:hAnsiTheme="minorEastAsia" w:cstheme="minorEastAsia"/>
                  <w:color w:val="F2F2F2" w:themeColor="background1" w:themeShade="F2"/>
                  <w:vertAlign w:val="baseline"/>
                  <w:rPrChange w:id="662" w:author="丧钟1420093349" w:date="2021-01-27T18:43:03Z">
                    <w:rPr>
                      <w:rFonts w:hint="default" w:asciiTheme="minorEastAsia" w:hAnsiTheme="minorEastAsia" w:cstheme="minorEastAsia"/>
                      <w:vertAlign w:val="baseline"/>
                    </w:rPr>
                  </w:rPrChange>
                </w:rPr>
                <w:t xml:space="preserve"> m</w:t>
              </w:r>
            </w:ins>
            <w:ins w:id="664" w:author="丧钟1420093349" w:date="2021-01-26T10:11:22Z">
              <w:r>
                <w:rPr>
                  <w:rFonts w:hint="default" w:asciiTheme="minorEastAsia" w:hAnsiTheme="minorEastAsia" w:cstheme="minorEastAsia"/>
                  <w:color w:val="F2F2F2" w:themeColor="background1" w:themeShade="F2"/>
                  <w:vertAlign w:val="baseline"/>
                  <w:rPrChange w:id="665" w:author="丧钟1420093349" w:date="2021-01-27T18:43:03Z">
                    <w:rPr>
                      <w:rFonts w:hint="default" w:asciiTheme="minorEastAsia" w:hAnsiTheme="minorEastAsia" w:cstheme="minorEastAsia"/>
                      <w:vertAlign w:val="baseline"/>
                    </w:rPr>
                  </w:rPrChange>
                </w:rPr>
                <w:t>in</w:t>
              </w:r>
            </w:ins>
            <w:ins w:id="667" w:author="丧钟1420093349" w:date="2021-01-26T10:11:23Z">
              <w:r>
                <w:rPr>
                  <w:rFonts w:hint="default" w:asciiTheme="minorEastAsia" w:hAnsiTheme="minorEastAsia" w:cstheme="minorEastAsia"/>
                  <w:color w:val="F2F2F2" w:themeColor="background1" w:themeShade="F2"/>
                  <w:vertAlign w:val="baseline"/>
                  <w:rPrChange w:id="668" w:author="丧钟1420093349" w:date="2021-01-27T18:43:03Z">
                    <w:rPr>
                      <w:rFonts w:hint="default" w:asciiTheme="minorEastAsia" w:hAnsiTheme="minorEastAsia" w:cstheme="minorEastAsia"/>
                      <w:vertAlign w:val="baseline"/>
                    </w:rPr>
                  </w:rPrChange>
                </w:rPr>
                <w:t xml:space="preserve"> </w:t>
              </w:r>
            </w:ins>
          </w:p>
        </w:tc>
        <w:tc>
          <w:tcPr>
            <w:tcW w:w="1028" w:type="dxa"/>
          </w:tcPr>
          <w:p>
            <w:pPr>
              <w:widowControl w:val="0"/>
              <w:jc w:val="both"/>
              <w:rPr>
                <w:ins w:id="670" w:author="丧钟1420093349" w:date="2021-01-26T10:06:19Z"/>
                <w:rFonts w:hint="eastAsia" w:asciiTheme="minorEastAsia" w:hAnsiTheme="minorEastAsia" w:cstheme="minorEastAsia"/>
                <w:color w:val="F2F2F2" w:themeColor="background1" w:themeShade="F2"/>
                <w:vertAlign w:val="baseline"/>
                <w:rPrChange w:id="671" w:author="丧钟1420093349" w:date="2021-01-27T18:43:03Z">
                  <w:rPr>
                    <w:ins w:id="672" w:author="丧钟1420093349" w:date="2021-01-26T10:06:19Z"/>
                    <w:rFonts w:hint="eastAsia" w:asciiTheme="minorEastAsia" w:hAnsiTheme="minorEastAsia" w:cstheme="minorEastAsia"/>
                    <w:vertAlign w:val="baseline"/>
                  </w:rPr>
                </w:rPrChange>
              </w:rPr>
            </w:pPr>
            <w:ins w:id="673" w:author="丧钟1420093349" w:date="2021-01-27T18:01:38Z">
              <w:r>
                <w:rPr>
                  <w:rFonts w:hint="default" w:asciiTheme="minorEastAsia" w:hAnsiTheme="minorEastAsia" w:cstheme="minorEastAsia"/>
                  <w:color w:val="F2F2F2" w:themeColor="background1" w:themeShade="F2"/>
                  <w:vertAlign w:val="baseline"/>
                  <w:rPrChange w:id="674" w:author="丧钟1420093349" w:date="2021-01-27T18:43:03Z">
                    <w:rPr>
                      <w:rFonts w:hint="default" w:asciiTheme="minorEastAsia" w:hAnsiTheme="minorEastAsia" w:cstheme="minorEastAsia"/>
                      <w:vertAlign w:val="baseline"/>
                    </w:rPr>
                  </w:rPrChange>
                </w:rPr>
                <w:t>7</w:t>
              </w:r>
            </w:ins>
            <w:ins w:id="676" w:author="丧钟1420093349" w:date="2021-01-26T10:11:24Z">
              <w:r>
                <w:rPr>
                  <w:rFonts w:hint="default" w:asciiTheme="minorEastAsia" w:hAnsiTheme="minorEastAsia" w:cstheme="minorEastAsia"/>
                  <w:color w:val="F2F2F2" w:themeColor="background1" w:themeShade="F2"/>
                  <w:vertAlign w:val="baseline"/>
                  <w:rPrChange w:id="677" w:author="丧钟1420093349" w:date="2021-01-27T18:43:03Z">
                    <w:rPr>
                      <w:rFonts w:hint="default" w:asciiTheme="minorEastAsia" w:hAnsiTheme="minorEastAsia" w:cstheme="minorEastAsia"/>
                      <w:vertAlign w:val="baseline"/>
                    </w:rPr>
                  </w:rPrChange>
                </w:rPr>
                <w:t xml:space="preserve"> min </w:t>
              </w:r>
            </w:ins>
          </w:p>
        </w:tc>
        <w:tc>
          <w:tcPr>
            <w:tcW w:w="1028" w:type="dxa"/>
          </w:tcPr>
          <w:p>
            <w:pPr>
              <w:widowControl w:val="0"/>
              <w:jc w:val="both"/>
              <w:rPr>
                <w:ins w:id="679" w:author="丧钟1420093349" w:date="2021-01-26T10:06:19Z"/>
                <w:rFonts w:hint="eastAsia" w:asciiTheme="minorEastAsia" w:hAnsiTheme="minorEastAsia" w:cstheme="minorEastAsia"/>
                <w:color w:val="F2F2F2" w:themeColor="background1" w:themeShade="F2"/>
                <w:vertAlign w:val="baseline"/>
                <w:rPrChange w:id="680" w:author="丧钟1420093349" w:date="2021-01-27T18:43:03Z">
                  <w:rPr>
                    <w:ins w:id="681" w:author="丧钟1420093349" w:date="2021-01-26T10:06:19Z"/>
                    <w:rFonts w:hint="eastAsia" w:asciiTheme="minorEastAsia" w:hAnsiTheme="minorEastAsia" w:cstheme="minorEastAsia"/>
                    <w:vertAlign w:val="baseline"/>
                  </w:rPr>
                </w:rPrChange>
              </w:rPr>
            </w:pPr>
            <w:ins w:id="682" w:author="丧钟1420093349" w:date="2021-01-27T18:01:42Z">
              <w:r>
                <w:rPr>
                  <w:rFonts w:hint="default" w:asciiTheme="minorEastAsia" w:hAnsiTheme="minorEastAsia" w:cstheme="minorEastAsia"/>
                  <w:color w:val="F2F2F2" w:themeColor="background1" w:themeShade="F2"/>
                  <w:vertAlign w:val="baseline"/>
                  <w:rPrChange w:id="683" w:author="丧钟1420093349" w:date="2021-01-27T18:43:03Z">
                    <w:rPr>
                      <w:rFonts w:hint="default" w:asciiTheme="minorEastAsia" w:hAnsiTheme="minorEastAsia" w:cstheme="minorEastAsia"/>
                      <w:vertAlign w:val="baseline"/>
                    </w:rPr>
                  </w:rPrChange>
                </w:rPr>
                <w:t>3</w:t>
              </w:r>
            </w:ins>
            <w:ins w:id="685" w:author="丧钟1420093349" w:date="2021-01-26T10:11:25Z">
              <w:r>
                <w:rPr>
                  <w:rFonts w:hint="default" w:asciiTheme="minorEastAsia" w:hAnsiTheme="minorEastAsia" w:cstheme="minorEastAsia"/>
                  <w:color w:val="F2F2F2" w:themeColor="background1" w:themeShade="F2"/>
                  <w:vertAlign w:val="baseline"/>
                  <w:rPrChange w:id="686" w:author="丧钟1420093349" w:date="2021-01-27T18:43:03Z">
                    <w:rPr>
                      <w:rFonts w:hint="default" w:asciiTheme="minorEastAsia" w:hAnsiTheme="minorEastAsia" w:cstheme="minorEastAsia"/>
                      <w:vertAlign w:val="baseline"/>
                    </w:rPr>
                  </w:rPrChange>
                </w:rPr>
                <w:t xml:space="preserve"> m</w:t>
              </w:r>
            </w:ins>
            <w:ins w:id="688" w:author="丧钟1420093349" w:date="2021-01-26T10:11:26Z">
              <w:r>
                <w:rPr>
                  <w:rFonts w:hint="default" w:asciiTheme="minorEastAsia" w:hAnsiTheme="minorEastAsia" w:cstheme="minorEastAsia"/>
                  <w:color w:val="F2F2F2" w:themeColor="background1" w:themeShade="F2"/>
                  <w:vertAlign w:val="baseline"/>
                  <w:rPrChange w:id="689" w:author="丧钟1420093349" w:date="2021-01-27T18:43:03Z">
                    <w:rPr>
                      <w:rFonts w:hint="default" w:asciiTheme="minorEastAsia" w:hAnsiTheme="minorEastAsia" w:cstheme="minorEastAsia"/>
                      <w:vertAlign w:val="baseline"/>
                    </w:rPr>
                  </w:rPrChange>
                </w:rPr>
                <w:t>in</w:t>
              </w:r>
            </w:ins>
          </w:p>
        </w:tc>
        <w:tc>
          <w:tcPr>
            <w:tcW w:w="1004" w:type="dxa"/>
          </w:tcPr>
          <w:p>
            <w:pPr>
              <w:widowControl w:val="0"/>
              <w:jc w:val="both"/>
              <w:rPr>
                <w:ins w:id="691" w:author="丧钟1420093349" w:date="2021-01-26T10:06:19Z"/>
                <w:rFonts w:hint="eastAsia" w:asciiTheme="minorEastAsia" w:hAnsiTheme="minorEastAsia" w:cstheme="minorEastAsia"/>
                <w:vertAlign w:val="baseline"/>
              </w:rPr>
            </w:pPr>
            <w:ins w:id="692" w:author="丧钟1420093349" w:date="2021-01-27T18:01:45Z">
              <w:r>
                <w:rPr>
                  <w:rFonts w:hint="default" w:asciiTheme="minorEastAsia" w:hAnsiTheme="minorEastAsia" w:cstheme="minorEastAsia"/>
                  <w:vertAlign w:val="baseline"/>
                </w:rPr>
                <w:t>5</w:t>
              </w:r>
            </w:ins>
            <w:ins w:id="693" w:author="丧钟1420093349" w:date="2021-01-26T10:11:27Z">
              <w:r>
                <w:rPr>
                  <w:rFonts w:hint="default" w:asciiTheme="minorEastAsia" w:hAnsiTheme="minorEastAsia" w:cstheme="minorEastAsia"/>
                  <w:vertAlign w:val="baseline"/>
                </w:rPr>
                <w:t xml:space="preserve"> s</w:t>
              </w:r>
            </w:ins>
          </w:p>
        </w:tc>
        <w:tc>
          <w:tcPr>
            <w:tcW w:w="1028" w:type="dxa"/>
          </w:tcPr>
          <w:p>
            <w:pPr>
              <w:widowControl w:val="0"/>
              <w:jc w:val="both"/>
              <w:rPr>
                <w:ins w:id="694" w:author="丧钟1420093349" w:date="2021-01-26T10:06:19Z"/>
                <w:rFonts w:hint="eastAsia" w:asciiTheme="minorEastAsia" w:hAnsiTheme="minorEastAsia" w:cstheme="minorEastAsia"/>
                <w:vertAlign w:val="baseline"/>
              </w:rPr>
            </w:pPr>
            <w:ins w:id="695" w:author="丧钟1420093349" w:date="2021-01-27T18:01:49Z">
              <w:r>
                <w:rPr>
                  <w:rFonts w:hint="default" w:asciiTheme="minorEastAsia" w:hAnsiTheme="minorEastAsia" w:cstheme="minorEastAsia"/>
                  <w:vertAlign w:val="baseline"/>
                </w:rPr>
                <w:t>1</w:t>
              </w:r>
            </w:ins>
            <w:ins w:id="696" w:author="丧钟1420093349" w:date="2021-01-27T18:01:50Z">
              <w:r>
                <w:rPr>
                  <w:rFonts w:hint="default" w:asciiTheme="minorEastAsia" w:hAnsiTheme="minorEastAsia" w:cstheme="minorEastAsia"/>
                  <w:vertAlign w:val="baseline"/>
                </w:rPr>
                <w:t>0</w:t>
              </w:r>
            </w:ins>
            <w:ins w:id="697" w:author="丧钟1420093349" w:date="2021-01-26T10:11:30Z">
              <w:r>
                <w:rPr>
                  <w:rFonts w:hint="default" w:asciiTheme="minorEastAsia" w:hAnsiTheme="minorEastAsia" w:cstheme="minorEastAsia"/>
                  <w:vertAlign w:val="baseline"/>
                </w:rPr>
                <w:t xml:space="preserve"> </w:t>
              </w:r>
            </w:ins>
            <w:ins w:id="698" w:author="丧钟1420093349" w:date="2021-01-27T18:01:52Z">
              <w:r>
                <w:rPr>
                  <w:rFonts w:hint="default" w:asciiTheme="minorEastAsia" w:hAnsiTheme="minorEastAsia" w:cstheme="minorEastAsia"/>
                  <w:vertAlign w:val="baseline"/>
                </w:rPr>
                <w:t>min</w:t>
              </w:r>
            </w:ins>
          </w:p>
        </w:tc>
        <w:tc>
          <w:tcPr>
            <w:tcW w:w="2112" w:type="dxa"/>
          </w:tcPr>
          <w:p>
            <w:pPr>
              <w:widowControl w:val="0"/>
              <w:jc w:val="both"/>
              <w:rPr>
                <w:ins w:id="699" w:author="丧钟1420093349" w:date="2021-01-26T10:06:19Z"/>
                <w:rFonts w:hint="eastAsia" w:asciiTheme="minorEastAsia" w:hAnsiTheme="minorEastAsia" w:cstheme="minorEastAsia"/>
                <w:vertAlign w:val="baseline"/>
              </w:rPr>
            </w:pPr>
            <w:ins w:id="700" w:author="丧钟1420093349" w:date="2021-01-26T10:11:33Z">
              <w:r>
                <w:rPr>
                  <w:rFonts w:hint="default" w:asciiTheme="minorEastAsia" w:hAnsiTheme="minorEastAsia" w:cstheme="minorEastAsia"/>
                  <w:vertAlign w:val="baseline"/>
                </w:rPr>
                <w:t>-</w:t>
              </w:r>
            </w:ins>
          </w:p>
        </w:tc>
      </w:tr>
    </w:tbl>
    <w:p>
      <w:pPr>
        <w:widowControl w:val="0"/>
        <w:ind w:firstLine="0"/>
        <w:jc w:val="center"/>
        <w:rPr>
          <w:ins w:id="702" w:author="丧钟1420093349" w:date="2021-01-26T10:11:51Z"/>
        </w:rPr>
        <w:pPrChange w:id="701" w:author="丧钟1420093349" w:date="2021-01-26T10:11:55Z">
          <w:pPr>
            <w:widowControl w:val="0"/>
            <w:ind w:firstLine="567"/>
            <w:jc w:val="both"/>
          </w:pPr>
        </w:pPrChange>
      </w:pPr>
      <w:ins w:id="703" w:author="丧钟1420093349" w:date="2021-01-26T10:12:14Z">
        <w:r>
          <w:rPr/>
          <w:t>table</w:t>
        </w:r>
      </w:ins>
      <w:ins w:id="704" w:author="丧钟1420093349" w:date="2021-01-26T10:12:18Z">
        <w:r>
          <w:rPr/>
          <w:t xml:space="preserve">. </w:t>
        </w:r>
      </w:ins>
      <w:ins w:id="705" w:author="丧钟1420093349" w:date="2021-01-26T20:30:32Z">
        <w:r>
          <w:rPr/>
          <w:t xml:space="preserve">1 </w:t>
        </w:r>
      </w:ins>
      <w:ins w:id="706" w:author="丧钟1420093349" w:date="2021-01-26T20:30:35Z">
        <w:r>
          <w:rPr/>
          <w:t>各个</w:t>
        </w:r>
      </w:ins>
      <w:ins w:id="707" w:author="丧钟1420093349" w:date="2021-01-26T20:30:36Z">
        <w:r>
          <w:rPr/>
          <w:t>实验的</w:t>
        </w:r>
      </w:ins>
      <w:ins w:id="708" w:author="丧钟1420093349" w:date="2021-01-26T20:30:39Z">
        <w:r>
          <w:rPr/>
          <w:t>固定设备和</w:t>
        </w:r>
      </w:ins>
      <w:ins w:id="709" w:author="丧钟1420093349" w:date="2021-01-26T20:30:41Z">
        <w:r>
          <w:rPr/>
          <w:t>移动设备</w:t>
        </w:r>
      </w:ins>
      <w:ins w:id="710" w:author="丧钟1420093349" w:date="2021-01-26T20:30:43Z">
        <w:r>
          <w:rPr/>
          <w:t>的</w:t>
        </w:r>
      </w:ins>
      <w:ins w:id="711" w:author="丧钟1420093349" w:date="2021-01-26T20:30:45Z">
        <w:r>
          <w:rPr/>
          <w:t>参数配置</w:t>
        </w:r>
      </w:ins>
    </w:p>
    <w:p>
      <w:pPr>
        <w:widowControl w:val="0"/>
        <w:ind w:firstLine="0"/>
        <w:jc w:val="both"/>
        <w:pPrChange w:id="712" w:author="丧钟1420093349" w:date="2021-01-26T10:06:22Z">
          <w:pPr>
            <w:widowControl w:val="0"/>
            <w:ind w:firstLine="567"/>
            <w:jc w:val="both"/>
          </w:pPr>
        </w:pPrChange>
      </w:pPr>
    </w:p>
    <w:p>
      <w:pPr>
        <w:widowControl w:val="0"/>
        <w:ind w:firstLine="567"/>
        <w:jc w:val="both"/>
        <w:rPr>
          <w:rFonts w:asciiTheme="minorEastAsia" w:hAnsiTheme="minorEastAsia" w:cstheme="minorEastAsia"/>
        </w:rPr>
      </w:pPr>
      <w:commentRangeStart w:id="13"/>
      <w:r>
        <w:rPr>
          <w:rFonts w:hint="eastAsia" w:asciiTheme="minorEastAsia" w:hAnsiTheme="minorEastAsia" w:cstheme="minorEastAsia"/>
        </w:rPr>
        <w:t>并且，在实验中我们通过在随机生成的匿名中增加可以用于识别移动设备的前缀，以区分各条踪迹记录对应的移动设备</w:t>
      </w:r>
      <w:ins w:id="713" w:author="丧钟1420093349" w:date="2021-01-26T09:11:31Z">
        <w:r>
          <w:rPr>
            <w:rFonts w:hint="default" w:asciiTheme="minorEastAsia" w:hAnsiTheme="minorEastAsia" w:cstheme="minorEastAsia"/>
          </w:rPr>
          <w:t>。</w:t>
        </w:r>
      </w:ins>
      <w:ins w:id="714" w:author="丧钟1420093349" w:date="2021-01-26T09:11:31Z">
        <w:r>
          <w:rPr>
            <w:rFonts w:hint="default" w:asciiTheme="minorEastAsia" w:hAnsiTheme="minorEastAsia" w:cstheme="minorEastAsia"/>
          </w:rPr>
          <w:t>这样我们就可以计算不同移动设备的丢包率，并得出移动设备丢包率和距离、位置、设备数量的关系。</w:t>
        </w:r>
      </w:ins>
      <w:del w:id="715" w:author="丧钟1420093349" w:date="2021-01-26T09:11:30Z">
        <w:r>
          <w:rPr>
            <w:rFonts w:hint="eastAsia" w:asciiTheme="minorEastAsia" w:hAnsiTheme="minorEastAsia" w:cstheme="minorEastAsia"/>
          </w:rPr>
          <w:delText>。</w:delText>
        </w:r>
      </w:del>
      <w:r>
        <w:rPr>
          <w:rFonts w:hint="eastAsia" w:asciiTheme="minorEastAsia" w:hAnsiTheme="minorEastAsia" w:cstheme="minorEastAsia"/>
        </w:rPr>
        <w:t>在实际应用中</w:t>
      </w:r>
      <w:del w:id="716" w:author="丧钟1420093349" w:date="2021-01-26T09:11:15Z">
        <w:r>
          <w:rPr>
            <w:rFonts w:hint="eastAsia" w:asciiTheme="minorEastAsia" w:hAnsiTheme="minorEastAsia" w:cstheme="minorEastAsia"/>
          </w:rPr>
          <w:delText>则</w:delText>
        </w:r>
      </w:del>
      <w:r>
        <w:rPr>
          <w:rFonts w:hint="eastAsia" w:asciiTheme="minorEastAsia" w:hAnsiTheme="minorEastAsia" w:cstheme="minorEastAsia"/>
        </w:rPr>
        <w:t>不</w:t>
      </w:r>
      <w:ins w:id="717" w:author="丧钟1420093349" w:date="2021-01-26T09:11:21Z">
        <w:r>
          <w:rPr>
            <w:rFonts w:hint="default" w:asciiTheme="minorEastAsia" w:hAnsiTheme="minorEastAsia" w:cstheme="minorEastAsia"/>
          </w:rPr>
          <w:t>使用</w:t>
        </w:r>
      </w:ins>
      <w:del w:id="718" w:author="丧钟1420093349" w:date="2021-01-26T09:11:17Z">
        <w:r>
          <w:rPr>
            <w:rFonts w:hint="eastAsia" w:asciiTheme="minorEastAsia" w:hAnsiTheme="minorEastAsia" w:cstheme="minorEastAsia"/>
          </w:rPr>
          <w:delText>增加</w:delText>
        </w:r>
      </w:del>
      <w:r>
        <w:rPr>
          <w:rFonts w:hint="eastAsia" w:asciiTheme="minorEastAsia" w:hAnsiTheme="minorEastAsia" w:cstheme="minorEastAsia"/>
        </w:rPr>
        <w:t>前缀。</w:t>
      </w:r>
      <w:commentRangeEnd w:id="13"/>
      <w:r>
        <w:commentReference w:id="13"/>
      </w:r>
    </w:p>
    <w:p>
      <w:pPr>
        <w:widowControl w:val="0"/>
        <w:ind w:firstLine="567"/>
        <w:jc w:val="both"/>
        <w:rPr>
          <w:rFonts w:hint="eastAsia" w:asciiTheme="minorEastAsia" w:hAnsiTheme="minorEastAsia" w:cstheme="minorEastAsia"/>
        </w:rPr>
        <w:pPrChange w:id="719" w:author="丧钟1420093349" w:date="2021-01-26T10:06:17Z">
          <w:pPr>
            <w:widowControl w:val="0"/>
            <w:ind w:firstLine="567"/>
            <w:jc w:val="both"/>
          </w:pPr>
        </w:pPrChange>
      </w:pPr>
      <w:r>
        <w:rPr>
          <w:rFonts w:hint="eastAsia" w:asciiTheme="minorEastAsia" w:hAnsiTheme="minorEastAsia" w:cstheme="minorEastAsia"/>
        </w:rPr>
        <w:t>我们进行了以下性能评估实验来测试丢包率、系统上传速率。</w:t>
      </w:r>
    </w:p>
    <w:p>
      <w:pPr>
        <w:widowControl w:val="0"/>
        <w:ind w:firstLine="567"/>
        <w:jc w:val="both"/>
        <w:rPr>
          <w:rFonts w:hint="eastAsia" w:asciiTheme="minorEastAsia" w:hAnsiTheme="minorEastAsia" w:cstheme="minorEastAsia"/>
        </w:rPr>
        <w:pPrChange w:id="720" w:author="丧钟1420093349" w:date="2021-01-26T10:05:48Z">
          <w:pPr>
            <w:widowControl w:val="0"/>
            <w:ind w:firstLine="567"/>
            <w:jc w:val="both"/>
          </w:pPr>
        </w:pPrChange>
      </w:pPr>
      <w:del w:id="721" w:author="小房" w:date="2021-01-22T16:33:11Z">
        <w:r>
          <w:rPr>
            <w:rFonts w:hint="eastAsia" w:asciiTheme="minorEastAsia" w:hAnsiTheme="minorEastAsia" w:cstheme="minorEastAsia"/>
            <w:lang w:val="en-US"/>
          </w:rPr>
          <w:delText>试</w:delText>
        </w:r>
      </w:del>
      <w:ins w:id="722" w:author="小房" w:date="2021-01-22T16:33:15Z">
        <w:r>
          <w:rPr>
            <w:rFonts w:hint="eastAsia" w:asciiTheme="minorEastAsia" w:hAnsiTheme="minorEastAsia" w:cstheme="minorEastAsia"/>
            <w:lang w:val="en-US" w:eastAsia="zh-Hans"/>
          </w:rPr>
          <w:t>实验</w:t>
        </w:r>
      </w:ins>
      <w:del w:id="723" w:author="小房" w:date="2021-01-22T16:33:16Z">
        <w:r>
          <w:rPr>
            <w:rFonts w:hint="eastAsia" w:asciiTheme="minorEastAsia" w:hAnsiTheme="minorEastAsia" w:cstheme="minorEastAsia"/>
          </w:rPr>
          <w:delText>验</w:delText>
        </w:r>
      </w:del>
      <w:r>
        <w:rPr>
          <w:rFonts w:hint="eastAsia" w:asciiTheme="minorEastAsia" w:hAnsiTheme="minorEastAsia" w:cstheme="minorEastAsia"/>
        </w:rPr>
        <w:t>一，是使用单个移动设备和单个场所设备测试丢包率和上传速率。首先，我们先启动并配置好LoRa网关和固定设备，网关和固定设备均放置在建筑A内2层几何中心处。然后启动一个移动设备。其中，固定设备每6s发送一次唤醒信息，总共广播3</w:t>
      </w:r>
      <w:r>
        <w:rPr>
          <w:rFonts w:asciiTheme="minorEastAsia" w:hAnsiTheme="minorEastAsia" w:cstheme="minorEastAsia"/>
        </w:rPr>
        <w:t>00</w:t>
      </w:r>
      <w:r>
        <w:rPr>
          <w:rFonts w:hint="eastAsia" w:asciiTheme="minorEastAsia" w:hAnsiTheme="minorEastAsia" w:cstheme="minorEastAsia"/>
        </w:rPr>
        <w:t>次唤醒信息。固定设备的上传数据频率为每</w:t>
      </w:r>
      <w:r>
        <w:rPr>
          <w:rFonts w:asciiTheme="minorEastAsia" w:hAnsiTheme="minorEastAsia" w:cstheme="minorEastAsia"/>
        </w:rPr>
        <w:t>3</w:t>
      </w:r>
      <w:r>
        <w:rPr>
          <w:rFonts w:hint="eastAsia" w:asciiTheme="minorEastAsia" w:hAnsiTheme="minorEastAsia" w:cstheme="minorEastAsia"/>
        </w:rPr>
        <w:t>s上传一次。移动设备的休眠时间为</w:t>
      </w:r>
      <w:ins w:id="724" w:author="丧钟1420093349" w:date="2021-01-27T18:18:32Z">
        <w:r>
          <w:rPr>
            <w:rFonts w:hint="default" w:asciiTheme="minorEastAsia" w:hAnsiTheme="minorEastAsia" w:cstheme="minorEastAsia"/>
          </w:rPr>
          <w:t>6</w:t>
        </w:r>
      </w:ins>
      <w:ins w:id="725" w:author="丧钟1420093349" w:date="2021-01-27T18:18:33Z">
        <w:r>
          <w:rPr>
            <w:rFonts w:hint="default" w:asciiTheme="minorEastAsia" w:hAnsiTheme="minorEastAsia" w:cstheme="minorEastAsia"/>
          </w:rPr>
          <w:t>min</w:t>
        </w:r>
      </w:ins>
      <w:del w:id="726" w:author="丧钟1420093349" w:date="2021-01-27T18:18:32Z">
        <w:r>
          <w:rPr>
            <w:rFonts w:hint="eastAsia" w:asciiTheme="minorEastAsia" w:hAnsiTheme="minorEastAsia" w:cstheme="minorEastAsia"/>
          </w:rPr>
          <w:delText>1s</w:delText>
        </w:r>
      </w:del>
      <w:r>
        <w:rPr>
          <w:rFonts w:hint="eastAsia" w:asciiTheme="minorEastAsia" w:hAnsiTheme="minorEastAsia" w:cstheme="minorEastAsia"/>
        </w:rPr>
        <w:t>，每个移动设备的唤醒次数不限。实验人员在一层、二层、三层之间随机走动。理想情况下，区块链最终保存有3</w:t>
      </w:r>
      <w:r>
        <w:rPr>
          <w:rFonts w:asciiTheme="minorEastAsia" w:hAnsiTheme="minorEastAsia" w:cstheme="minorEastAsia"/>
        </w:rPr>
        <w:t>00</w:t>
      </w:r>
      <w:r>
        <w:rPr>
          <w:rFonts w:hint="eastAsia" w:asciiTheme="minorEastAsia" w:hAnsiTheme="minorEastAsia" w:cstheme="minorEastAsia"/>
        </w:rPr>
        <w:t>个区块。实验结果为区块链中共有2</w:t>
      </w:r>
      <w:r>
        <w:rPr>
          <w:rFonts w:asciiTheme="minorEastAsia" w:hAnsiTheme="minorEastAsia" w:cstheme="minorEastAsia"/>
        </w:rPr>
        <w:t>83</w:t>
      </w:r>
      <w:r>
        <w:rPr>
          <w:rFonts w:hint="eastAsia" w:asciiTheme="minorEastAsia" w:hAnsiTheme="minorEastAsia" w:cstheme="minorEastAsia"/>
        </w:rPr>
        <w:t>个区块，丢包率约为</w:t>
      </w:r>
      <w:r>
        <w:rPr>
          <w:rFonts w:asciiTheme="minorEastAsia" w:hAnsiTheme="minorEastAsia" w:cstheme="minorEastAsia"/>
        </w:rPr>
        <w:t>5.7%</w:t>
      </w:r>
      <w:r>
        <w:rPr>
          <w:rFonts w:hint="eastAsia" w:asciiTheme="minorEastAsia" w:hAnsiTheme="minorEastAsia" w:cstheme="minorEastAsia"/>
        </w:rPr>
        <w:t>。</w:t>
      </w:r>
      <w:r>
        <w:rPr>
          <w:rFonts w:hint="default" w:asciiTheme="minorEastAsia" w:hAnsiTheme="minorEastAsia" w:cstheme="minorEastAsia"/>
          <w:vertAlign w:val="baseline"/>
        </w:rPr>
        <w:t>固定设备唤醒频率固定设备工作总周期固定设备唤醒周期固定设备上传周期固定设备上传频率移动设备休眠时间</w:t>
      </w:r>
    </w:p>
    <w:p>
      <w:pPr>
        <w:widowControl w:val="0"/>
        <w:ind w:firstLine="567"/>
        <w:jc w:val="both"/>
        <w:rPr>
          <w:rFonts w:asciiTheme="minorEastAsia" w:hAnsiTheme="minorEastAsia" w:cstheme="minorEastAsia"/>
        </w:rPr>
      </w:pPr>
    </w:p>
    <w:p>
      <w:pPr>
        <w:widowControl w:val="0"/>
        <w:ind w:firstLine="0"/>
        <w:jc w:val="center"/>
        <w:rPr>
          <w:ins w:id="728" w:author="丧钟1420093349" w:date="2021-01-26T08:52:53Z"/>
          <w:rFonts w:hint="eastAsia" w:asciiTheme="minorEastAsia" w:hAnsiTheme="minorEastAsia" w:cstheme="minorEastAsia"/>
          <w:b/>
          <w:color w:val="FF0000"/>
          <w:u w:val="single"/>
        </w:rPr>
        <w:pPrChange w:id="727" w:author="丧钟1420093349" w:date="2021-01-26T08:53:29Z">
          <w:pPr>
            <w:widowControl w:val="0"/>
            <w:ind w:firstLine="567"/>
            <w:jc w:val="center"/>
          </w:pPr>
        </w:pPrChange>
      </w:pPr>
      <w:ins w:id="729" w:author="丧钟1420093349" w:date="2021-01-27T17:57:59Z">
        <w:r>
          <w:rPr>
            <w:rFonts w:hint="eastAsia" w:asciiTheme="minorEastAsia" w:hAnsiTheme="minorEastAsia" w:cstheme="minorEastAsia"/>
            <w:b/>
            <w:color w:val="FF0000"/>
            <w:u w:val="single"/>
          </w:rPr>
          <w:drawing>
            <wp:inline distT="0" distB="0" distL="114300" distR="114300">
              <wp:extent cx="5700395" cy="2172970"/>
              <wp:effectExtent l="0" t="0" r="14605" b="10795"/>
              <wp:docPr id="17" name="Picture 17" descr="FloorPlan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loorPlanPaper"/>
                      <pic:cNvPicPr>
                        <a:picLocks noChangeAspect="1"/>
                      </pic:cNvPicPr>
                    </pic:nvPicPr>
                    <pic:blipFill>
                      <a:blip r:embed="rId14"/>
                      <a:stretch>
                        <a:fillRect/>
                      </a:stretch>
                    </pic:blipFill>
                    <pic:spPr>
                      <a:xfrm>
                        <a:off x="0" y="0"/>
                        <a:ext cx="5700395" cy="2172970"/>
                      </a:xfrm>
                      <a:prstGeom prst="rect">
                        <a:avLst/>
                      </a:prstGeom>
                    </pic:spPr>
                  </pic:pic>
                </a:graphicData>
              </a:graphic>
            </wp:inline>
          </w:drawing>
        </w:r>
      </w:ins>
    </w:p>
    <w:p>
      <w:pPr>
        <w:widowControl w:val="0"/>
        <w:ind w:firstLine="567"/>
        <w:jc w:val="center"/>
        <w:rPr>
          <w:rFonts w:asciiTheme="minorEastAsia" w:hAnsiTheme="minorEastAsia" w:cstheme="minorEastAsia"/>
          <w:b/>
          <w:color w:val="FF0000"/>
          <w:u w:val="single"/>
        </w:rPr>
      </w:pPr>
      <w:r>
        <w:rPr>
          <w:rFonts w:hint="eastAsia" w:asciiTheme="minorEastAsia" w:hAnsiTheme="minorEastAsia" w:cstheme="minorEastAsia"/>
          <w:b/>
          <w:color w:val="FF0000"/>
          <w:u w:val="single"/>
        </w:rPr>
        <w:t>Fig</w:t>
      </w:r>
      <w:r>
        <w:rPr>
          <w:rFonts w:asciiTheme="minorEastAsia" w:hAnsiTheme="minorEastAsia" w:cstheme="minorEastAsia"/>
          <w:b/>
          <w:color w:val="FF0000"/>
          <w:u w:val="single"/>
        </w:rPr>
        <w:t xml:space="preserve"> 5.</w:t>
      </w:r>
      <w:ins w:id="731" w:author="丧钟1420093349" w:date="2021-01-26T20:38:24Z">
        <w:r>
          <w:rPr>
            <w:rFonts w:asciiTheme="minorEastAsia" w:hAnsiTheme="minorEastAsia" w:cstheme="minorEastAsia"/>
            <w:b/>
            <w:color w:val="FF0000"/>
            <w:u w:val="single"/>
          </w:rPr>
          <w:t xml:space="preserve"> </w:t>
        </w:r>
      </w:ins>
      <w:ins w:id="732" w:author="丧钟1420093349" w:date="2021-01-26T19:29:13Z">
        <w:r>
          <w:rPr>
            <w:rFonts w:asciiTheme="minorEastAsia" w:hAnsiTheme="minorEastAsia" w:cstheme="minorEastAsia"/>
            <w:b/>
            <w:color w:val="FF0000"/>
            <w:u w:val="single"/>
          </w:rPr>
          <w:t>实验</w:t>
        </w:r>
      </w:ins>
      <w:ins w:id="733" w:author="丧钟1420093349" w:date="2021-01-26T20:38:29Z">
        <w:r>
          <w:rPr>
            <w:rFonts w:asciiTheme="minorEastAsia" w:hAnsiTheme="minorEastAsia" w:cstheme="minorEastAsia"/>
            <w:b/>
            <w:color w:val="FF0000"/>
            <w:u w:val="single"/>
          </w:rPr>
          <w:t>二、</w:t>
        </w:r>
      </w:ins>
      <w:ins w:id="734" w:author="丧钟1420093349" w:date="2021-01-26T20:38:49Z">
        <w:r>
          <w:rPr>
            <w:rFonts w:asciiTheme="minorEastAsia" w:hAnsiTheme="minorEastAsia" w:cstheme="minorEastAsia"/>
            <w:b/>
            <w:color w:val="FF0000"/>
            <w:u w:val="single"/>
          </w:rPr>
          <w:t>实验</w:t>
        </w:r>
      </w:ins>
      <w:ins w:id="735" w:author="丧钟1420093349" w:date="2021-01-26T20:38:31Z">
        <w:r>
          <w:rPr>
            <w:rFonts w:asciiTheme="minorEastAsia" w:hAnsiTheme="minorEastAsia" w:cstheme="minorEastAsia"/>
            <w:b/>
            <w:color w:val="FF0000"/>
            <w:u w:val="single"/>
          </w:rPr>
          <w:t>三</w:t>
        </w:r>
      </w:ins>
      <w:ins w:id="736" w:author="丧钟1420093349" w:date="2021-01-26T20:38:33Z">
        <w:r>
          <w:rPr>
            <w:rFonts w:asciiTheme="minorEastAsia" w:hAnsiTheme="minorEastAsia" w:cstheme="minorEastAsia"/>
            <w:b/>
            <w:color w:val="FF0000"/>
            <w:u w:val="single"/>
          </w:rPr>
          <w:t>的</w:t>
        </w:r>
      </w:ins>
      <w:ins w:id="737" w:author="丧钟1420093349" w:date="2021-01-26T19:29:19Z">
        <w:r>
          <w:rPr>
            <w:rFonts w:asciiTheme="minorEastAsia" w:hAnsiTheme="minorEastAsia" w:cstheme="minorEastAsia"/>
            <w:b/>
            <w:color w:val="FF0000"/>
            <w:u w:val="single"/>
          </w:rPr>
          <w:t>设备</w:t>
        </w:r>
      </w:ins>
      <w:ins w:id="738" w:author="丧钟1420093349" w:date="2021-01-26T19:29:20Z">
        <w:r>
          <w:rPr>
            <w:rFonts w:asciiTheme="minorEastAsia" w:hAnsiTheme="minorEastAsia" w:cstheme="minorEastAsia"/>
            <w:b/>
            <w:color w:val="FF0000"/>
            <w:u w:val="single"/>
          </w:rPr>
          <w:t>布局</w:t>
        </w:r>
      </w:ins>
    </w:p>
    <w:p>
      <w:pPr>
        <w:widowControl w:val="0"/>
        <w:ind w:firstLine="567"/>
        <w:jc w:val="both"/>
        <w:rPr>
          <w:ins w:id="739" w:author="丧钟1420093349" w:date="2021-01-26T20:22:44Z"/>
          <w:rFonts w:asciiTheme="minorEastAsia" w:hAnsiTheme="minorEastAsia" w:cstheme="minorEastAsia"/>
        </w:rPr>
      </w:pPr>
    </w:p>
    <w:p>
      <w:pPr>
        <w:widowControl w:val="0"/>
        <w:ind w:firstLine="567"/>
        <w:jc w:val="both"/>
        <w:rPr>
          <w:ins w:id="741" w:author="丧钟1420093349" w:date="2021-01-27T18:12:43Z"/>
          <w:rFonts w:hint="eastAsia" w:asciiTheme="minorEastAsia" w:hAnsiTheme="minorEastAsia" w:cstheme="minorEastAsia"/>
        </w:rPr>
        <w:pPrChange w:id="740" w:author="丧钟1420093349" w:date="2021-01-26T20:22:56Z">
          <w:pPr>
            <w:widowControl w:val="0"/>
            <w:ind w:firstLine="567"/>
            <w:jc w:val="both"/>
          </w:pPr>
        </w:pPrChange>
      </w:pPr>
      <w:ins w:id="742" w:author="丧钟1420093349" w:date="2021-01-26T20:22:44Z">
        <w:r>
          <w:rPr>
            <w:rFonts w:hint="default" w:asciiTheme="minorEastAsia" w:hAnsiTheme="minorEastAsia" w:cstheme="minorEastAsia"/>
          </w:rPr>
          <w:t>实验</w:t>
        </w:r>
      </w:ins>
      <w:ins w:id="743" w:author="丧钟1420093349" w:date="2021-01-26T20:23:02Z">
        <w:r>
          <w:rPr>
            <w:rFonts w:hint="default" w:asciiTheme="minorEastAsia" w:hAnsiTheme="minorEastAsia" w:cstheme="minorEastAsia"/>
          </w:rPr>
          <w:t>二</w:t>
        </w:r>
      </w:ins>
      <w:ins w:id="744" w:author="丧钟1420093349" w:date="2021-01-26T20:22:44Z">
        <w:r>
          <w:rPr>
            <w:rFonts w:hint="eastAsia" w:asciiTheme="minorEastAsia" w:hAnsiTheme="minorEastAsia" w:cstheme="minorEastAsia"/>
          </w:rPr>
          <w:t>，是使用多个移动设备和单个场所设备测试丢包率。我们一共做了</w:t>
        </w:r>
      </w:ins>
      <w:ins w:id="745" w:author="丧钟1420093349" w:date="2021-01-26T20:24:06Z">
        <w:r>
          <w:rPr>
            <w:rFonts w:hint="default" w:asciiTheme="minorEastAsia" w:hAnsiTheme="minorEastAsia" w:cstheme="minorEastAsia"/>
          </w:rPr>
          <w:t>7</w:t>
        </w:r>
      </w:ins>
      <w:ins w:id="746" w:author="丧钟1420093349" w:date="2021-01-26T20:22:44Z">
        <w:r>
          <w:rPr>
            <w:rFonts w:hint="eastAsia" w:asciiTheme="minorEastAsia" w:hAnsiTheme="minorEastAsia" w:cstheme="minorEastAsia"/>
          </w:rPr>
          <w:t>次，分别使用了</w:t>
        </w:r>
      </w:ins>
      <w:ins w:id="747" w:author="丧钟1420093349" w:date="2021-01-26T20:23:43Z">
        <w:r>
          <w:rPr>
            <w:rFonts w:hint="default" w:asciiTheme="minorEastAsia" w:hAnsiTheme="minorEastAsia" w:cstheme="minorEastAsia"/>
          </w:rPr>
          <w:t>2、3、</w:t>
        </w:r>
      </w:ins>
      <w:ins w:id="748" w:author="丧钟1420093349" w:date="2021-01-26T20:23:44Z">
        <w:r>
          <w:rPr>
            <w:rFonts w:hint="default" w:asciiTheme="minorEastAsia" w:hAnsiTheme="minorEastAsia" w:cstheme="minorEastAsia"/>
          </w:rPr>
          <w:t>4、</w:t>
        </w:r>
      </w:ins>
      <w:ins w:id="749" w:author="丧钟1420093349" w:date="2021-01-26T20:22:44Z">
        <w:r>
          <w:rPr>
            <w:rFonts w:hint="eastAsia" w:asciiTheme="minorEastAsia" w:hAnsiTheme="minorEastAsia" w:cstheme="minorEastAsia"/>
          </w:rPr>
          <w:t>5、6、7、8个移动设备。首先，我们先启动并配置好LoRa网关和固定设备，网关和固定设备均放置在建筑A内2层中心处。然后</w:t>
        </w:r>
      </w:ins>
      <w:ins w:id="750" w:author="丧钟1420093349" w:date="2021-01-27T18:17:30Z">
        <w:r>
          <w:rPr>
            <w:rFonts w:hint="default" w:asciiTheme="minorEastAsia" w:hAnsiTheme="minorEastAsia" w:cstheme="minorEastAsia"/>
          </w:rPr>
          <w:t>4</w:t>
        </w:r>
      </w:ins>
      <w:ins w:id="751" w:author="丧钟1420093349" w:date="2021-01-27T18:17:14Z">
        <w:r>
          <w:rPr>
            <w:rFonts w:hint="default" w:asciiTheme="minorEastAsia" w:hAnsiTheme="minorEastAsia" w:cstheme="minorEastAsia"/>
          </w:rPr>
          <w:t>s</w:t>
        </w:r>
      </w:ins>
      <w:ins w:id="752" w:author="丧钟1420093349" w:date="2021-01-27T18:17:40Z">
        <w:r>
          <w:rPr>
            <w:rFonts w:hint="default" w:asciiTheme="minorEastAsia" w:hAnsiTheme="minorEastAsia" w:cstheme="minorEastAsia"/>
          </w:rPr>
          <w:t>（</w:t>
        </w:r>
      </w:ins>
      <w:ins w:id="753" w:author="丧钟1420093349" w:date="2021-01-27T18:17:41Z">
        <w:r>
          <w:rPr>
            <w:rFonts w:hint="default" w:asciiTheme="minorEastAsia" w:hAnsiTheme="minorEastAsia" w:cstheme="minorEastAsia"/>
          </w:rPr>
          <w:t>一个</w:t>
        </w:r>
      </w:ins>
      <w:ins w:id="754" w:author="丧钟1420093349" w:date="2021-01-27T18:17:44Z">
        <w:r>
          <w:rPr>
            <w:rFonts w:hint="default" w:asciiTheme="minorEastAsia" w:hAnsiTheme="minorEastAsia" w:cstheme="minorEastAsia"/>
          </w:rPr>
          <w:t>固定设备的</w:t>
        </w:r>
      </w:ins>
      <w:ins w:id="755" w:author="丧钟1420093349" w:date="2021-01-27T18:17:45Z">
        <w:r>
          <w:rPr>
            <w:rFonts w:hint="default" w:asciiTheme="minorEastAsia" w:hAnsiTheme="minorEastAsia" w:cstheme="minorEastAsia"/>
          </w:rPr>
          <w:t>唤醒</w:t>
        </w:r>
      </w:ins>
      <w:ins w:id="756" w:author="丧钟1420093349" w:date="2021-01-27T18:17:46Z">
        <w:r>
          <w:rPr>
            <w:rFonts w:hint="default" w:asciiTheme="minorEastAsia" w:hAnsiTheme="minorEastAsia" w:cstheme="minorEastAsia"/>
          </w:rPr>
          <w:t>周期</w:t>
        </w:r>
      </w:ins>
      <w:ins w:id="757" w:author="丧钟1420093349" w:date="2021-01-27T18:17:47Z">
        <w:r>
          <w:rPr>
            <w:rFonts w:hint="default" w:asciiTheme="minorEastAsia" w:hAnsiTheme="minorEastAsia" w:cstheme="minorEastAsia"/>
          </w:rPr>
          <w:t>）</w:t>
        </w:r>
      </w:ins>
      <w:ins w:id="758" w:author="丧钟1420093349" w:date="2021-01-27T18:17:14Z">
        <w:r>
          <w:rPr>
            <w:rFonts w:hint="default" w:asciiTheme="minorEastAsia" w:hAnsiTheme="minorEastAsia" w:cstheme="minorEastAsia"/>
          </w:rPr>
          <w:t>内</w:t>
        </w:r>
      </w:ins>
      <w:ins w:id="759" w:author="丧钟1420093349" w:date="2021-01-27T18:16:52Z">
        <w:r>
          <w:rPr>
            <w:rFonts w:hint="default" w:asciiTheme="minorEastAsia" w:hAnsiTheme="minorEastAsia" w:cstheme="minorEastAsia"/>
          </w:rPr>
          <w:t>启动</w:t>
        </w:r>
      </w:ins>
      <w:ins w:id="760" w:author="丧钟1420093349" w:date="2021-01-26T20:22:44Z">
        <w:r>
          <w:rPr>
            <w:rFonts w:hint="eastAsia" w:asciiTheme="minorEastAsia" w:hAnsiTheme="minorEastAsia" w:cstheme="minorEastAsia"/>
          </w:rPr>
          <w:t>所有移动设备，</w:t>
        </w:r>
      </w:ins>
      <w:ins w:id="761" w:author="丧钟1420093349" w:date="2021-01-26T20:38:00Z">
        <w:r>
          <w:rPr>
            <w:rFonts w:hint="default" w:asciiTheme="minorEastAsia" w:hAnsiTheme="minorEastAsia" w:cstheme="minorEastAsia"/>
          </w:rPr>
          <w:t>每次实验</w:t>
        </w:r>
      </w:ins>
      <w:ins w:id="762" w:author="丧钟1420093349" w:date="2021-01-26T20:38:04Z">
        <w:r>
          <w:rPr>
            <w:rFonts w:hint="default" w:asciiTheme="minorEastAsia" w:hAnsiTheme="minorEastAsia" w:cstheme="minorEastAsia"/>
          </w:rPr>
          <w:t>所有</w:t>
        </w:r>
      </w:ins>
      <w:ins w:id="763" w:author="丧钟1420093349" w:date="2021-01-26T20:22:44Z">
        <w:r>
          <w:rPr>
            <w:rFonts w:hint="eastAsia" w:asciiTheme="minorEastAsia" w:hAnsiTheme="minorEastAsia" w:cstheme="minorEastAsia"/>
          </w:rPr>
          <w:t>移动设备的活动范围</w:t>
        </w:r>
      </w:ins>
      <w:ins w:id="764" w:author="丧钟1420093349" w:date="2021-01-26T20:37:55Z">
        <w:r>
          <w:rPr>
            <w:rFonts w:hint="default" w:asciiTheme="minorEastAsia" w:hAnsiTheme="minorEastAsia" w:cstheme="minorEastAsia"/>
          </w:rPr>
          <w:t>都</w:t>
        </w:r>
      </w:ins>
      <w:ins w:id="765" w:author="丧钟1420093349" w:date="2021-01-26T20:24:48Z">
        <w:r>
          <w:rPr>
            <w:rFonts w:hint="default" w:asciiTheme="minorEastAsia" w:hAnsiTheme="minorEastAsia" w:cstheme="minorEastAsia"/>
          </w:rPr>
          <w:t>在</w:t>
        </w:r>
      </w:ins>
      <w:ins w:id="766" w:author="丧钟1420093349" w:date="2021-01-26T20:22:44Z">
        <w:r>
          <w:rPr>
            <w:rFonts w:hint="eastAsia" w:asciiTheme="minorEastAsia" w:hAnsiTheme="minorEastAsia" w:cstheme="minorEastAsia"/>
          </w:rPr>
          <w:t>图</w:t>
        </w:r>
      </w:ins>
      <w:ins w:id="767" w:author="丧钟1420093349" w:date="2021-01-26T20:26:15Z">
        <w:r>
          <w:rPr>
            <w:rFonts w:hint="default" w:asciiTheme="minorEastAsia" w:hAnsiTheme="minorEastAsia" w:cstheme="minorEastAsia"/>
          </w:rPr>
          <w:t>5</w:t>
        </w:r>
      </w:ins>
      <w:ins w:id="768" w:author="丧钟1420093349" w:date="2021-01-26T20:22:44Z">
        <w:r>
          <w:rPr>
            <w:rFonts w:hint="eastAsia" w:asciiTheme="minorEastAsia" w:hAnsiTheme="minorEastAsia" w:cstheme="minorEastAsia"/>
          </w:rPr>
          <w:t>所示</w:t>
        </w:r>
      </w:ins>
      <w:ins w:id="769" w:author="丧钟1420093349" w:date="2021-01-26T20:26:18Z">
        <w:r>
          <w:rPr>
            <w:rFonts w:hint="default" w:asciiTheme="minorEastAsia" w:hAnsiTheme="minorEastAsia" w:cstheme="minorEastAsia"/>
          </w:rPr>
          <w:t>的</w:t>
        </w:r>
      </w:ins>
      <w:ins w:id="770" w:author="丧钟1420093349" w:date="2021-01-26T20:24:53Z">
        <w:r>
          <w:rPr>
            <w:rFonts w:hint="default" w:asciiTheme="minorEastAsia" w:hAnsiTheme="minorEastAsia" w:cstheme="minorEastAsia"/>
          </w:rPr>
          <w:t>区域</w:t>
        </w:r>
      </w:ins>
      <w:ins w:id="771" w:author="丧钟1420093349" w:date="2021-01-26T20:24:54Z">
        <w:r>
          <w:rPr>
            <w:rFonts w:hint="default" w:asciiTheme="minorEastAsia" w:hAnsiTheme="minorEastAsia" w:cstheme="minorEastAsia"/>
          </w:rPr>
          <w:t>1</w:t>
        </w:r>
      </w:ins>
      <w:ins w:id="772" w:author="丧钟1420093349" w:date="2021-01-26T20:24:56Z">
        <w:r>
          <w:rPr>
            <w:rFonts w:hint="default" w:asciiTheme="minorEastAsia" w:hAnsiTheme="minorEastAsia" w:cstheme="minorEastAsia"/>
          </w:rPr>
          <w:t>中</w:t>
        </w:r>
      </w:ins>
      <w:ins w:id="773" w:author="丧钟1420093349" w:date="2021-01-26T20:22:44Z">
        <w:r>
          <w:rPr>
            <w:rFonts w:hint="eastAsia" w:asciiTheme="minorEastAsia" w:hAnsiTheme="minorEastAsia" w:cstheme="minorEastAsia"/>
          </w:rPr>
          <w:t>。其中，固定设备每</w:t>
        </w:r>
      </w:ins>
      <w:ins w:id="774" w:author="丧钟1420093349" w:date="2021-01-27T18:19:14Z">
        <w:r>
          <w:rPr>
            <w:rFonts w:hint="default" w:asciiTheme="minorEastAsia" w:hAnsiTheme="minorEastAsia" w:cstheme="minorEastAsia"/>
          </w:rPr>
          <w:t>4</w:t>
        </w:r>
      </w:ins>
      <w:ins w:id="775" w:author="丧钟1420093349" w:date="2021-01-26T20:22:44Z">
        <w:r>
          <w:rPr>
            <w:rFonts w:hint="eastAsia" w:asciiTheme="minorEastAsia" w:hAnsiTheme="minorEastAsia" w:cstheme="minorEastAsia"/>
          </w:rPr>
          <w:t>s发送一次唤醒信息，广播唤醒信息的次数不限。固定设备的上传数据频率为每</w:t>
        </w:r>
      </w:ins>
      <w:ins w:id="776" w:author="丧钟1420093349" w:date="2021-01-27T18:18:52Z">
        <w:r>
          <w:rPr>
            <w:rFonts w:hint="default" w:asciiTheme="minorEastAsia" w:hAnsiTheme="minorEastAsia" w:cstheme="minorEastAsia"/>
          </w:rPr>
          <w:t>2</w:t>
        </w:r>
      </w:ins>
      <w:ins w:id="777" w:author="丧钟1420093349" w:date="2021-01-26T20:22:44Z">
        <w:r>
          <w:rPr>
            <w:rFonts w:hint="eastAsia" w:asciiTheme="minorEastAsia" w:hAnsiTheme="minorEastAsia" w:cstheme="minorEastAsia"/>
          </w:rPr>
          <w:t>s上传一次。移动设备的休眠时间为</w:t>
        </w:r>
      </w:ins>
      <w:ins w:id="778" w:author="丧钟1420093349" w:date="2021-01-27T18:18:59Z">
        <w:r>
          <w:rPr>
            <w:rFonts w:hint="default" w:asciiTheme="minorEastAsia" w:hAnsiTheme="minorEastAsia" w:cstheme="minorEastAsia"/>
          </w:rPr>
          <w:t>4</w:t>
        </w:r>
      </w:ins>
      <w:ins w:id="779" w:author="丧钟1420093349" w:date="2021-01-27T18:19:00Z">
        <w:r>
          <w:rPr>
            <w:rFonts w:hint="default" w:asciiTheme="minorEastAsia" w:hAnsiTheme="minorEastAsia" w:cstheme="minorEastAsia"/>
          </w:rPr>
          <w:t>min</w:t>
        </w:r>
      </w:ins>
      <w:ins w:id="780" w:author="丧钟1420093349" w:date="2021-01-26T20:22:44Z">
        <w:r>
          <w:rPr>
            <w:rFonts w:hint="eastAsia" w:asciiTheme="minorEastAsia" w:hAnsiTheme="minorEastAsia" w:cstheme="minorEastAsia"/>
          </w:rPr>
          <w:t>，每个移动设备可以被唤醒2</w:t>
        </w:r>
      </w:ins>
      <w:ins w:id="781" w:author="丧钟1420093349" w:date="2021-01-26T20:22:44Z">
        <w:r>
          <w:rPr>
            <w:rFonts w:asciiTheme="minorEastAsia" w:hAnsiTheme="minorEastAsia" w:cstheme="minorEastAsia"/>
          </w:rPr>
          <w:t>5</w:t>
        </w:r>
      </w:ins>
      <w:ins w:id="782" w:author="丧钟1420093349" w:date="2021-01-26T20:22:44Z">
        <w:r>
          <w:rPr>
            <w:rFonts w:hint="eastAsia" w:asciiTheme="minorEastAsia" w:hAnsiTheme="minorEastAsia" w:cstheme="minorEastAsia"/>
          </w:rPr>
          <w:t>次。实验人员在指定范围内随机走动。理想情况下，</w:t>
        </w:r>
      </w:ins>
      <w:ins w:id="783" w:author="丧钟1420093349" w:date="2021-01-26T20:25:52Z">
        <w:r>
          <w:rPr>
            <w:rFonts w:hint="default" w:asciiTheme="minorEastAsia" w:hAnsiTheme="minorEastAsia" w:cstheme="minorEastAsia"/>
          </w:rPr>
          <w:t>7</w:t>
        </w:r>
      </w:ins>
      <w:ins w:id="784" w:author="丧钟1420093349" w:date="2021-01-26T20:25:55Z">
        <w:r>
          <w:rPr>
            <w:rFonts w:hint="default" w:asciiTheme="minorEastAsia" w:hAnsiTheme="minorEastAsia" w:cstheme="minorEastAsia"/>
          </w:rPr>
          <w:t>次</w:t>
        </w:r>
      </w:ins>
      <w:ins w:id="785" w:author="丧钟1420093349" w:date="2021-01-26T20:25:53Z">
        <w:r>
          <w:rPr>
            <w:rFonts w:hint="default" w:asciiTheme="minorEastAsia" w:hAnsiTheme="minorEastAsia" w:cstheme="minorEastAsia"/>
          </w:rPr>
          <w:t>实验</w:t>
        </w:r>
      </w:ins>
      <w:ins w:id="786" w:author="丧钟1420093349" w:date="2021-01-26T20:26:00Z">
        <w:r>
          <w:rPr>
            <w:rFonts w:hint="default" w:asciiTheme="minorEastAsia" w:hAnsiTheme="minorEastAsia" w:cstheme="minorEastAsia"/>
          </w:rPr>
          <w:t>中</w:t>
        </w:r>
      </w:ins>
      <w:ins w:id="787" w:author="丧钟1420093349" w:date="2021-01-26T20:22:44Z">
        <w:r>
          <w:rPr>
            <w:rFonts w:hint="eastAsia" w:asciiTheme="minorEastAsia" w:hAnsiTheme="minorEastAsia" w:cstheme="minorEastAsia"/>
          </w:rPr>
          <w:t>区块链最终应分别保存有</w:t>
        </w:r>
      </w:ins>
      <w:ins w:id="788" w:author="丧钟1420093349" w:date="2021-01-26T20:25:24Z">
        <w:r>
          <w:rPr>
            <w:rFonts w:hint="default" w:asciiTheme="minorEastAsia" w:hAnsiTheme="minorEastAsia" w:cstheme="minorEastAsia"/>
          </w:rPr>
          <w:t>50</w:t>
        </w:r>
      </w:ins>
      <w:ins w:id="789" w:author="丧钟1420093349" w:date="2021-01-26T20:22:44Z">
        <w:r>
          <w:rPr>
            <w:rFonts w:hint="eastAsia" w:asciiTheme="minorEastAsia" w:hAnsiTheme="minorEastAsia" w:cstheme="minorEastAsia"/>
          </w:rPr>
          <w:t>、</w:t>
        </w:r>
      </w:ins>
      <w:ins w:id="790" w:author="丧钟1420093349" w:date="2021-01-26T20:25:27Z">
        <w:r>
          <w:rPr>
            <w:rFonts w:hint="default" w:asciiTheme="minorEastAsia" w:hAnsiTheme="minorEastAsia" w:cstheme="minorEastAsia"/>
          </w:rPr>
          <w:t>75</w:t>
        </w:r>
      </w:ins>
      <w:ins w:id="791" w:author="丧钟1420093349" w:date="2021-01-26T20:22:44Z">
        <w:r>
          <w:rPr>
            <w:rFonts w:hint="eastAsia" w:asciiTheme="minorEastAsia" w:hAnsiTheme="minorEastAsia" w:cstheme="minorEastAsia"/>
          </w:rPr>
          <w:t>、1</w:t>
        </w:r>
      </w:ins>
      <w:ins w:id="792" w:author="丧钟1420093349" w:date="2021-01-26T20:25:29Z">
        <w:r>
          <w:rPr>
            <w:rFonts w:hint="default" w:asciiTheme="minorEastAsia" w:hAnsiTheme="minorEastAsia" w:cstheme="minorEastAsia"/>
          </w:rPr>
          <w:t>0</w:t>
        </w:r>
      </w:ins>
      <w:ins w:id="793" w:author="丧钟1420093349" w:date="2021-01-26T20:25:30Z">
        <w:r>
          <w:rPr>
            <w:rFonts w:hint="default" w:asciiTheme="minorEastAsia" w:hAnsiTheme="minorEastAsia" w:cstheme="minorEastAsia"/>
          </w:rPr>
          <w:t>0</w:t>
        </w:r>
      </w:ins>
      <w:ins w:id="794" w:author="丧钟1420093349" w:date="2021-01-26T20:22:44Z">
        <w:r>
          <w:rPr>
            <w:rFonts w:hint="eastAsia" w:asciiTheme="minorEastAsia" w:hAnsiTheme="minorEastAsia" w:cstheme="minorEastAsia"/>
          </w:rPr>
          <w:t>、</w:t>
        </w:r>
      </w:ins>
      <w:ins w:id="795" w:author="丧钟1420093349" w:date="2021-01-26T20:25:31Z">
        <w:r>
          <w:rPr>
            <w:rFonts w:hint="default" w:asciiTheme="minorEastAsia" w:hAnsiTheme="minorEastAsia" w:cstheme="minorEastAsia"/>
          </w:rPr>
          <w:t>12</w:t>
        </w:r>
      </w:ins>
      <w:ins w:id="796" w:author="丧钟1420093349" w:date="2021-01-26T20:25:32Z">
        <w:r>
          <w:rPr>
            <w:rFonts w:hint="default" w:asciiTheme="minorEastAsia" w:hAnsiTheme="minorEastAsia" w:cstheme="minorEastAsia"/>
          </w:rPr>
          <w:t>5、</w:t>
        </w:r>
      </w:ins>
      <w:ins w:id="797" w:author="丧钟1420093349" w:date="2021-01-26T20:25:33Z">
        <w:r>
          <w:rPr>
            <w:rFonts w:hint="default" w:asciiTheme="minorEastAsia" w:hAnsiTheme="minorEastAsia" w:cstheme="minorEastAsia"/>
          </w:rPr>
          <w:t>1</w:t>
        </w:r>
      </w:ins>
      <w:ins w:id="798" w:author="丧钟1420093349" w:date="2021-01-26T20:25:34Z">
        <w:r>
          <w:rPr>
            <w:rFonts w:hint="default" w:asciiTheme="minorEastAsia" w:hAnsiTheme="minorEastAsia" w:cstheme="minorEastAsia"/>
          </w:rPr>
          <w:t>5</w:t>
        </w:r>
      </w:ins>
      <w:ins w:id="799" w:author="丧钟1420093349" w:date="2021-01-26T20:25:36Z">
        <w:r>
          <w:rPr>
            <w:rFonts w:hint="default" w:asciiTheme="minorEastAsia" w:hAnsiTheme="minorEastAsia" w:cstheme="minorEastAsia"/>
          </w:rPr>
          <w:t>0、1</w:t>
        </w:r>
      </w:ins>
      <w:ins w:id="800" w:author="丧钟1420093349" w:date="2021-01-26T20:25:37Z">
        <w:r>
          <w:rPr>
            <w:rFonts w:hint="default" w:asciiTheme="minorEastAsia" w:hAnsiTheme="minorEastAsia" w:cstheme="minorEastAsia"/>
          </w:rPr>
          <w:t>75</w:t>
        </w:r>
      </w:ins>
      <w:ins w:id="801" w:author="丧钟1420093349" w:date="2021-01-26T20:25:38Z">
        <w:r>
          <w:rPr>
            <w:rFonts w:hint="default" w:asciiTheme="minorEastAsia" w:hAnsiTheme="minorEastAsia" w:cstheme="minorEastAsia"/>
          </w:rPr>
          <w:t>、</w:t>
        </w:r>
      </w:ins>
      <w:ins w:id="802" w:author="丧钟1420093349" w:date="2021-01-26T20:22:44Z">
        <w:r>
          <w:rPr>
            <w:rFonts w:asciiTheme="minorEastAsia" w:hAnsiTheme="minorEastAsia" w:cstheme="minorEastAsia"/>
          </w:rPr>
          <w:t>200</w:t>
        </w:r>
      </w:ins>
      <w:ins w:id="803" w:author="丧钟1420093349" w:date="2021-01-26T20:22:44Z">
        <w:r>
          <w:rPr>
            <w:rFonts w:hint="eastAsia" w:asciiTheme="minorEastAsia" w:hAnsiTheme="minorEastAsia" w:cstheme="minorEastAsia"/>
          </w:rPr>
          <w:t>个区块。实验结果如图</w:t>
        </w:r>
      </w:ins>
      <w:ins w:id="804" w:author="丧钟1420093349" w:date="2021-01-26T20:26:49Z">
        <w:r>
          <w:rPr>
            <w:rFonts w:hint="default" w:asciiTheme="minorEastAsia" w:hAnsiTheme="minorEastAsia" w:cstheme="minorEastAsia"/>
          </w:rPr>
          <w:t>6</w:t>
        </w:r>
      </w:ins>
      <w:ins w:id="805" w:author="丧钟1420093349" w:date="2021-01-26T20:22:44Z">
        <w:r>
          <w:rPr>
            <w:rFonts w:asciiTheme="minorEastAsia" w:hAnsiTheme="minorEastAsia" w:cstheme="minorEastAsia"/>
          </w:rPr>
          <w:t>(</w:t>
        </w:r>
      </w:ins>
      <w:ins w:id="806" w:author="丧钟1420093349" w:date="2021-01-26T20:26:53Z">
        <w:r>
          <w:rPr>
            <w:rFonts w:asciiTheme="minorEastAsia" w:hAnsiTheme="minorEastAsia" w:cstheme="minorEastAsia"/>
          </w:rPr>
          <w:t>a</w:t>
        </w:r>
      </w:ins>
      <w:ins w:id="807" w:author="丧钟1420093349" w:date="2021-01-26T20:22:44Z">
        <w:r>
          <w:rPr>
            <w:rFonts w:asciiTheme="minorEastAsia" w:hAnsiTheme="minorEastAsia" w:cstheme="minorEastAsia"/>
          </w:rPr>
          <w:t>)</w:t>
        </w:r>
      </w:ins>
      <w:ins w:id="808" w:author="丧钟1420093349" w:date="2021-01-26T20:22:44Z">
        <w:r>
          <w:rPr>
            <w:rFonts w:asciiTheme="minorEastAsia" w:hAnsiTheme="minorEastAsia" w:cstheme="minorEastAsia"/>
            <w:b w:val="0"/>
            <w:u w:val="none"/>
            <w:rPrChange w:id="809" w:author="丧钟1420093349" w:date="2021-01-26T20:22:56Z">
              <w:rPr>
                <w:rFonts w:asciiTheme="minorEastAsia" w:hAnsiTheme="minorEastAsia" w:cstheme="minorEastAsia"/>
                <w:b/>
                <w:color w:val="FF0000"/>
                <w:u w:val="single"/>
              </w:rPr>
            </w:rPrChange>
          </w:rPr>
          <w:t>(</w:t>
        </w:r>
      </w:ins>
      <w:ins w:id="811" w:author="丧钟1420093349" w:date="2021-01-26T20:22:44Z">
        <w:r>
          <w:rPr>
            <w:rFonts w:hint="default" w:asciiTheme="minorEastAsia" w:hAnsiTheme="minorEastAsia" w:cstheme="minorEastAsia"/>
            <w:b w:val="0"/>
            <w:u w:val="none"/>
            <w:rPrChange w:id="812" w:author="丧钟1420093349" w:date="2021-01-26T20:22:56Z">
              <w:rPr>
                <w:rFonts w:hint="eastAsia" w:asciiTheme="minorEastAsia" w:hAnsiTheme="minorEastAsia" w:cstheme="minorEastAsia"/>
                <w:b/>
                <w:color w:val="FF0000"/>
                <w:u w:val="single"/>
              </w:rPr>
            </w:rPrChange>
          </w:rPr>
          <w:t>启动移动设备数量-丢包率折线图)</w:t>
        </w:r>
      </w:ins>
      <w:ins w:id="814" w:author="丧钟1420093349" w:date="2021-01-26T20:22:44Z">
        <w:r>
          <w:rPr>
            <w:rFonts w:hint="eastAsia" w:asciiTheme="minorEastAsia" w:hAnsiTheme="minorEastAsia" w:cstheme="minorEastAsia"/>
          </w:rPr>
          <w:t>所示</w:t>
        </w:r>
      </w:ins>
      <w:ins w:id="815" w:author="丧钟1420093349" w:date="2021-01-26T20:32:19Z">
        <w:r>
          <w:rPr>
            <w:rFonts w:hint="default" w:asciiTheme="minorEastAsia" w:hAnsiTheme="minorEastAsia" w:cstheme="minorEastAsia"/>
          </w:rPr>
          <w:t>。</w:t>
        </w:r>
      </w:ins>
      <w:ins w:id="816" w:author="丧钟1420093349" w:date="2021-01-26T20:22:44Z">
        <w:r>
          <w:rPr>
            <w:rFonts w:hint="eastAsia" w:asciiTheme="minorEastAsia" w:hAnsiTheme="minorEastAsia" w:cstheme="minorEastAsia"/>
          </w:rPr>
          <w:t>通过结果图可以看出，</w:t>
        </w:r>
        <w:commentRangeStart w:id="14"/>
        <w:r>
          <w:rPr>
            <w:rFonts w:hint="eastAsia" w:asciiTheme="minorEastAsia" w:hAnsiTheme="minorEastAsia" w:cstheme="minorEastAsia"/>
          </w:rPr>
          <w:t>丢包率随着并发工作的移动设备的数量的增多而增大</w:t>
        </w:r>
        <w:commentRangeEnd w:id="14"/>
      </w:ins>
      <w:ins w:id="817" w:author="丧钟1420093349" w:date="2021-01-26T20:22:44Z">
        <w:r>
          <w:rPr>
            <w:rFonts w:asciiTheme="minorEastAsia" w:hAnsiTheme="minorEastAsia" w:cstheme="minorEastAsia"/>
            <w:rPrChange w:id="818" w:author="丧钟1420093349" w:date="2021-01-26T20:22:56Z">
              <w:rPr/>
            </w:rPrChange>
          </w:rPr>
          <w:commentReference w:id="14"/>
        </w:r>
      </w:ins>
      <w:ins w:id="820" w:author="丧钟1420093349" w:date="2021-01-27T17:26:36Z">
        <w:r>
          <w:rPr>
            <w:rFonts w:hint="default" w:asciiTheme="minorEastAsia" w:hAnsiTheme="minorEastAsia" w:cstheme="minorEastAsia"/>
          </w:rPr>
          <w:t>，</w:t>
        </w:r>
      </w:ins>
      <w:ins w:id="821" w:author="丧钟1420093349" w:date="2021-01-27T17:26:38Z">
        <w:r>
          <w:rPr>
            <w:rFonts w:hint="default" w:asciiTheme="minorEastAsia" w:hAnsiTheme="minorEastAsia" w:cstheme="minorEastAsia"/>
          </w:rPr>
          <w:t>整体</w:t>
        </w:r>
      </w:ins>
      <w:ins w:id="822" w:author="丧钟1420093349" w:date="2021-01-27T17:26:41Z">
        <w:r>
          <w:rPr>
            <w:rFonts w:hint="default" w:asciiTheme="minorEastAsia" w:hAnsiTheme="minorEastAsia" w:cstheme="minorEastAsia"/>
          </w:rPr>
          <w:t>呈现出一个</w:t>
        </w:r>
      </w:ins>
      <w:ins w:id="823" w:author="丧钟1420093349" w:date="2021-01-27T17:26:42Z">
        <w:r>
          <w:rPr>
            <w:rFonts w:hint="default" w:asciiTheme="minorEastAsia" w:hAnsiTheme="minorEastAsia" w:cstheme="minorEastAsia"/>
          </w:rPr>
          <w:t>‘</w:t>
        </w:r>
      </w:ins>
      <w:ins w:id="824" w:author="丧钟1420093349" w:date="2021-01-27T17:26:44Z">
        <w:r>
          <w:rPr>
            <w:rFonts w:hint="default" w:asciiTheme="minorEastAsia" w:hAnsiTheme="minorEastAsia" w:cstheme="minorEastAsia"/>
          </w:rPr>
          <w:t>S'</w:t>
        </w:r>
      </w:ins>
      <w:ins w:id="825" w:author="丧钟1420093349" w:date="2021-01-27T17:26:46Z">
        <w:r>
          <w:rPr>
            <w:rFonts w:hint="default" w:asciiTheme="minorEastAsia" w:hAnsiTheme="minorEastAsia" w:cstheme="minorEastAsia"/>
          </w:rPr>
          <w:t>形状</w:t>
        </w:r>
      </w:ins>
      <w:ins w:id="826" w:author="丧钟1420093349" w:date="2021-01-27T17:27:40Z">
        <w:r>
          <w:rPr>
            <w:rFonts w:hint="default" w:asciiTheme="minorEastAsia" w:hAnsiTheme="minorEastAsia" w:cstheme="minorEastAsia"/>
          </w:rPr>
          <w:t>。</w:t>
        </w:r>
      </w:ins>
      <w:ins w:id="827" w:author="丧钟1420093349" w:date="2021-01-27T17:26:57Z">
        <w:r>
          <w:rPr>
            <w:rFonts w:hint="default" w:asciiTheme="minorEastAsia" w:hAnsiTheme="minorEastAsia" w:cstheme="minorEastAsia"/>
          </w:rPr>
          <w:t>当</w:t>
        </w:r>
      </w:ins>
      <w:ins w:id="828" w:author="丧钟1420093349" w:date="2021-01-27T17:27:01Z">
        <w:r>
          <w:rPr>
            <w:rFonts w:hint="default" w:asciiTheme="minorEastAsia" w:hAnsiTheme="minorEastAsia" w:cstheme="minorEastAsia"/>
          </w:rPr>
          <w:t>并发设备数量</w:t>
        </w:r>
      </w:ins>
      <w:ins w:id="829" w:author="丧钟1420093349" w:date="2021-01-27T17:27:16Z">
        <w:r>
          <w:rPr>
            <w:rFonts w:hint="default" w:asciiTheme="minorEastAsia" w:hAnsiTheme="minorEastAsia" w:cstheme="minorEastAsia"/>
          </w:rPr>
          <w:t>多</w:t>
        </w:r>
      </w:ins>
      <w:ins w:id="830" w:author="丧钟1420093349" w:date="2021-01-27T17:27:18Z">
        <w:r>
          <w:rPr>
            <w:rFonts w:hint="default" w:asciiTheme="minorEastAsia" w:hAnsiTheme="minorEastAsia" w:cstheme="minorEastAsia"/>
          </w:rPr>
          <w:t>于</w:t>
        </w:r>
      </w:ins>
      <w:ins w:id="831" w:author="丧钟1420093349" w:date="2021-01-27T17:27:19Z">
        <w:r>
          <w:rPr>
            <w:rFonts w:hint="default" w:asciiTheme="minorEastAsia" w:hAnsiTheme="minorEastAsia" w:cstheme="minorEastAsia"/>
          </w:rPr>
          <w:t>5</w:t>
        </w:r>
      </w:ins>
      <w:ins w:id="832" w:author="丧钟1420093349" w:date="2021-01-27T17:27:20Z">
        <w:r>
          <w:rPr>
            <w:rFonts w:hint="default" w:asciiTheme="minorEastAsia" w:hAnsiTheme="minorEastAsia" w:cstheme="minorEastAsia"/>
          </w:rPr>
          <w:t>个</w:t>
        </w:r>
      </w:ins>
      <w:ins w:id="833" w:author="丧钟1420093349" w:date="2021-01-27T17:27:21Z">
        <w:r>
          <w:rPr>
            <w:rFonts w:hint="default" w:asciiTheme="minorEastAsia" w:hAnsiTheme="minorEastAsia" w:cstheme="minorEastAsia"/>
          </w:rPr>
          <w:t>时</w:t>
        </w:r>
      </w:ins>
      <w:ins w:id="834" w:author="丧钟1420093349" w:date="2021-01-27T17:27:22Z">
        <w:r>
          <w:rPr>
            <w:rFonts w:hint="default" w:asciiTheme="minorEastAsia" w:hAnsiTheme="minorEastAsia" w:cstheme="minorEastAsia"/>
          </w:rPr>
          <w:t>，</w:t>
        </w:r>
      </w:ins>
      <w:ins w:id="835" w:author="丧钟1420093349" w:date="2021-01-27T17:27:31Z">
        <w:r>
          <w:rPr>
            <w:rFonts w:hint="default" w:asciiTheme="minorEastAsia" w:hAnsiTheme="minorEastAsia" w:cstheme="minorEastAsia"/>
          </w:rPr>
          <w:t>丢包率</w:t>
        </w:r>
      </w:ins>
      <w:ins w:id="836" w:author="丧钟1420093349" w:date="2021-01-27T17:27:33Z">
        <w:r>
          <w:rPr>
            <w:rFonts w:hint="default" w:asciiTheme="minorEastAsia" w:hAnsiTheme="minorEastAsia" w:cstheme="minorEastAsia"/>
          </w:rPr>
          <w:t>增长</w:t>
        </w:r>
      </w:ins>
      <w:ins w:id="837" w:author="丧钟1420093349" w:date="2021-01-27T17:27:38Z">
        <w:r>
          <w:rPr>
            <w:rFonts w:hint="default" w:asciiTheme="minorEastAsia" w:hAnsiTheme="minorEastAsia" w:cstheme="minorEastAsia"/>
          </w:rPr>
          <w:t>变缓</w:t>
        </w:r>
      </w:ins>
      <w:ins w:id="838" w:author="丧钟1420093349" w:date="2021-01-26T20:22:44Z">
        <w:r>
          <w:rPr>
            <w:rFonts w:hint="eastAsia" w:asciiTheme="minorEastAsia" w:hAnsiTheme="minorEastAsia" w:cstheme="minorEastAsia"/>
          </w:rPr>
          <w:t>。</w:t>
        </w:r>
      </w:ins>
    </w:p>
    <w:p>
      <w:pPr>
        <w:widowControl w:val="0"/>
        <w:ind w:firstLine="567"/>
        <w:jc w:val="both"/>
        <w:rPr>
          <w:ins w:id="840" w:author="丧钟1420093349" w:date="2021-01-27T18:50:10Z"/>
          <w:rFonts w:hint="default" w:asciiTheme="minorEastAsia" w:hAnsiTheme="minorEastAsia" w:cstheme="minorEastAsia"/>
        </w:rPr>
        <w:pPrChange w:id="839" w:author="丧钟1420093349" w:date="2021-01-26T20:22:56Z">
          <w:pPr>
            <w:widowControl w:val="0"/>
            <w:ind w:firstLine="567"/>
            <w:jc w:val="both"/>
          </w:pPr>
        </w:pPrChange>
      </w:pPr>
      <w:ins w:id="841" w:author="丧钟1420093349" w:date="2021-01-27T18:12:48Z">
        <w:r>
          <w:rPr>
            <w:rFonts w:hint="default" w:asciiTheme="minorEastAsia" w:hAnsiTheme="minorEastAsia" w:cstheme="minorEastAsia"/>
          </w:rPr>
          <w:t>因为</w:t>
        </w:r>
      </w:ins>
      <w:ins w:id="842" w:author="丧钟1420093349" w:date="2021-01-27T18:13:03Z">
        <w:r>
          <w:rPr>
            <w:rFonts w:hint="default" w:asciiTheme="minorEastAsia" w:hAnsiTheme="minorEastAsia" w:cstheme="minorEastAsia"/>
          </w:rPr>
          <w:t>在实验</w:t>
        </w:r>
      </w:ins>
      <w:ins w:id="843" w:author="丧钟1420093349" w:date="2021-01-27T18:23:22Z">
        <w:r>
          <w:rPr>
            <w:rFonts w:hint="default" w:asciiTheme="minorEastAsia" w:hAnsiTheme="minorEastAsia" w:cstheme="minorEastAsia"/>
          </w:rPr>
          <w:t>二</w:t>
        </w:r>
      </w:ins>
      <w:ins w:id="844" w:author="丧钟1420093349" w:date="2021-01-27T18:13:03Z">
        <w:r>
          <w:rPr>
            <w:rFonts w:hint="default" w:asciiTheme="minorEastAsia" w:hAnsiTheme="minorEastAsia" w:cstheme="minorEastAsia"/>
          </w:rPr>
          <w:t>中，</w:t>
        </w:r>
      </w:ins>
      <w:ins w:id="845" w:author="丧钟1420093349" w:date="2021-01-27T18:13:11Z">
        <w:r>
          <w:rPr>
            <w:rFonts w:hint="default" w:asciiTheme="minorEastAsia" w:hAnsiTheme="minorEastAsia" w:cstheme="minorEastAsia"/>
          </w:rPr>
          <w:t>固定设备</w:t>
        </w:r>
      </w:ins>
      <w:ins w:id="846" w:author="丧钟1420093349" w:date="2021-01-27T18:13:12Z">
        <w:r>
          <w:rPr>
            <w:rFonts w:hint="default" w:asciiTheme="minorEastAsia" w:hAnsiTheme="minorEastAsia" w:cstheme="minorEastAsia"/>
          </w:rPr>
          <w:t>每</w:t>
        </w:r>
      </w:ins>
      <w:ins w:id="847" w:author="丧钟1420093349" w:date="2021-01-27T18:21:36Z">
        <w:r>
          <w:rPr>
            <w:rFonts w:hint="default" w:asciiTheme="minorEastAsia" w:hAnsiTheme="minorEastAsia" w:cstheme="minorEastAsia"/>
          </w:rPr>
          <w:t>4s</w:t>
        </w:r>
      </w:ins>
      <w:ins w:id="848" w:author="丧钟1420093349" w:date="2021-01-27T18:13:17Z">
        <w:r>
          <w:rPr>
            <w:rFonts w:hint="default" w:asciiTheme="minorEastAsia" w:hAnsiTheme="minorEastAsia" w:cstheme="minorEastAsia"/>
          </w:rPr>
          <w:t>发送一次</w:t>
        </w:r>
      </w:ins>
      <w:ins w:id="849" w:author="丧钟1420093349" w:date="2021-01-27T18:13:19Z">
        <w:r>
          <w:rPr>
            <w:rFonts w:hint="default" w:asciiTheme="minorEastAsia" w:hAnsiTheme="minorEastAsia" w:cstheme="minorEastAsia"/>
          </w:rPr>
          <w:t>唤醒信息</w:t>
        </w:r>
      </w:ins>
      <w:ins w:id="850" w:author="丧钟1420093349" w:date="2021-01-27T18:22:33Z">
        <w:r>
          <w:rPr>
            <w:rFonts w:hint="default" w:asciiTheme="minorEastAsia" w:hAnsiTheme="minorEastAsia" w:cstheme="minorEastAsia"/>
          </w:rPr>
          <w:t>，</w:t>
        </w:r>
      </w:ins>
      <w:ins w:id="851" w:author="丧钟1420093349" w:date="2021-01-27T18:22:35Z">
        <w:r>
          <w:rPr>
            <w:rFonts w:hint="default" w:asciiTheme="minorEastAsia" w:hAnsiTheme="minorEastAsia" w:cstheme="minorEastAsia"/>
          </w:rPr>
          <w:t>即</w:t>
        </w:r>
      </w:ins>
      <w:ins w:id="852" w:author="丧钟1420093349" w:date="2021-01-27T18:21:53Z">
        <w:r>
          <w:rPr>
            <w:rFonts w:hint="default" w:asciiTheme="minorEastAsia" w:hAnsiTheme="minorEastAsia" w:cstheme="minorEastAsia"/>
          </w:rPr>
          <w:t>工作频率</w:t>
        </w:r>
      </w:ins>
      <w:ins w:id="853" w:author="丧钟1420093349" w:date="2021-01-27T18:21:54Z">
        <w:r>
          <w:rPr>
            <w:rFonts w:hint="default" w:asciiTheme="minorEastAsia" w:hAnsiTheme="minorEastAsia" w:cstheme="minorEastAsia"/>
          </w:rPr>
          <w:t>为</w:t>
        </w:r>
      </w:ins>
      <w:ins w:id="854" w:author="丧钟1420093349" w:date="2021-01-27T18:21:59Z">
        <w:r>
          <w:rPr>
            <w:rFonts w:hint="default" w:asciiTheme="minorEastAsia" w:hAnsiTheme="minorEastAsia" w:cstheme="minorEastAsia"/>
          </w:rPr>
          <w:t>实际应用</w:t>
        </w:r>
      </w:ins>
      <w:ins w:id="855" w:author="丧钟1420093349" w:date="2021-01-27T18:22:00Z">
        <w:r>
          <w:rPr>
            <w:rFonts w:hint="default" w:asciiTheme="minorEastAsia" w:hAnsiTheme="minorEastAsia" w:cstheme="minorEastAsia"/>
          </w:rPr>
          <w:t>中的</w:t>
        </w:r>
      </w:ins>
      <w:ins w:id="856" w:author="丧钟1420093349" w:date="2021-01-27T18:22:01Z">
        <w:r>
          <w:rPr>
            <w:rFonts w:hint="default" w:asciiTheme="minorEastAsia" w:hAnsiTheme="minorEastAsia" w:cstheme="minorEastAsia"/>
          </w:rPr>
          <w:t>2.</w:t>
        </w:r>
      </w:ins>
      <w:ins w:id="857" w:author="丧钟1420093349" w:date="2021-01-27T18:22:03Z">
        <w:r>
          <w:rPr>
            <w:rFonts w:hint="default" w:asciiTheme="minorEastAsia" w:hAnsiTheme="minorEastAsia" w:cstheme="minorEastAsia"/>
          </w:rPr>
          <w:t>5倍</w:t>
        </w:r>
      </w:ins>
      <w:ins w:id="858" w:author="丧钟1420093349" w:date="2021-01-27T18:22:38Z">
        <w:r>
          <w:rPr>
            <w:rFonts w:hint="default" w:asciiTheme="minorEastAsia" w:hAnsiTheme="minorEastAsia" w:cstheme="minorEastAsia"/>
          </w:rPr>
          <w:t>，</w:t>
        </w:r>
      </w:ins>
      <w:ins w:id="859" w:author="丧钟1420093349" w:date="2021-01-27T18:22:42Z">
        <w:r>
          <w:rPr>
            <w:rFonts w:hint="default" w:asciiTheme="minorEastAsia" w:hAnsiTheme="minorEastAsia" w:cstheme="minorEastAsia"/>
          </w:rPr>
          <w:t>又</w:t>
        </w:r>
      </w:ins>
      <w:ins w:id="860" w:author="丧钟1420093349" w:date="2021-01-27T18:22:44Z">
        <w:r>
          <w:rPr>
            <w:rFonts w:hint="default" w:asciiTheme="minorEastAsia" w:hAnsiTheme="minorEastAsia" w:cstheme="minorEastAsia"/>
          </w:rPr>
          <w:t>因为</w:t>
        </w:r>
      </w:ins>
      <w:ins w:id="861" w:author="丧钟1420093349" w:date="2021-01-27T18:22:45Z">
        <w:r>
          <w:rPr>
            <w:rFonts w:hint="default" w:asciiTheme="minorEastAsia" w:hAnsiTheme="minorEastAsia" w:cstheme="minorEastAsia"/>
          </w:rPr>
          <w:t>设备</w:t>
        </w:r>
      </w:ins>
      <w:ins w:id="862" w:author="丧钟1420093349" w:date="2021-01-27T18:22:46Z">
        <w:r>
          <w:rPr>
            <w:rFonts w:hint="default" w:asciiTheme="minorEastAsia" w:hAnsiTheme="minorEastAsia" w:cstheme="minorEastAsia"/>
          </w:rPr>
          <w:t>的</w:t>
        </w:r>
      </w:ins>
      <w:ins w:id="863" w:author="丧钟1420093349" w:date="2021-01-27T18:22:49Z">
        <w:r>
          <w:rPr>
            <w:rFonts w:hint="default" w:asciiTheme="minorEastAsia" w:hAnsiTheme="minorEastAsia" w:cstheme="minorEastAsia"/>
          </w:rPr>
          <w:t>性能</w:t>
        </w:r>
      </w:ins>
      <w:ins w:id="864" w:author="丧钟1420093349" w:date="2021-01-27T18:22:50Z">
        <w:r>
          <w:rPr>
            <w:rFonts w:hint="default" w:asciiTheme="minorEastAsia" w:hAnsiTheme="minorEastAsia" w:cstheme="minorEastAsia"/>
          </w:rPr>
          <w:t>限制，</w:t>
        </w:r>
      </w:ins>
      <w:ins w:id="865" w:author="丧钟1420093349" w:date="2021-01-27T18:22:55Z">
        <w:r>
          <w:rPr>
            <w:rFonts w:hint="default" w:asciiTheme="minorEastAsia" w:hAnsiTheme="minorEastAsia" w:cstheme="minorEastAsia"/>
          </w:rPr>
          <w:t>实验</w:t>
        </w:r>
      </w:ins>
      <w:ins w:id="866" w:author="丧钟1420093349" w:date="2021-01-27T18:22:56Z">
        <w:r>
          <w:rPr>
            <w:rFonts w:hint="default" w:asciiTheme="minorEastAsia" w:hAnsiTheme="minorEastAsia" w:cstheme="minorEastAsia"/>
          </w:rPr>
          <w:t>结果的</w:t>
        </w:r>
      </w:ins>
      <w:ins w:id="867" w:author="丧钟1420093349" w:date="2021-01-27T18:22:57Z">
        <w:r>
          <w:rPr>
            <w:rFonts w:hint="default" w:asciiTheme="minorEastAsia" w:hAnsiTheme="minorEastAsia" w:cstheme="minorEastAsia"/>
          </w:rPr>
          <w:t>丢包率</w:t>
        </w:r>
      </w:ins>
      <w:ins w:id="868" w:author="丧钟1420093349" w:date="2021-01-27T18:22:58Z">
        <w:r>
          <w:rPr>
            <w:rFonts w:hint="default" w:asciiTheme="minorEastAsia" w:hAnsiTheme="minorEastAsia" w:cstheme="minorEastAsia"/>
          </w:rPr>
          <w:t>会</w:t>
        </w:r>
      </w:ins>
      <w:ins w:id="869" w:author="丧钟1420093349" w:date="2021-01-27T18:22:59Z">
        <w:r>
          <w:rPr>
            <w:rFonts w:hint="default" w:asciiTheme="minorEastAsia" w:hAnsiTheme="minorEastAsia" w:cstheme="minorEastAsia"/>
          </w:rPr>
          <w:t>比</w:t>
        </w:r>
      </w:ins>
      <w:ins w:id="870" w:author="丧钟1420093349" w:date="2021-01-27T18:23:01Z">
        <w:r>
          <w:rPr>
            <w:rFonts w:hint="default" w:asciiTheme="minorEastAsia" w:hAnsiTheme="minorEastAsia" w:cstheme="minorEastAsia"/>
          </w:rPr>
          <w:t>实际应用</w:t>
        </w:r>
      </w:ins>
      <w:ins w:id="871" w:author="丧钟1420093349" w:date="2021-01-27T18:23:04Z">
        <w:r>
          <w:rPr>
            <w:rFonts w:hint="default" w:asciiTheme="minorEastAsia" w:hAnsiTheme="minorEastAsia" w:cstheme="minorEastAsia"/>
          </w:rPr>
          <w:t>高一些</w:t>
        </w:r>
      </w:ins>
      <w:ins w:id="872" w:author="丧钟1420093349" w:date="2021-01-27T18:22:04Z">
        <w:r>
          <w:rPr>
            <w:rFonts w:hint="default" w:asciiTheme="minorEastAsia" w:hAnsiTheme="minorEastAsia" w:cstheme="minorEastAsia"/>
          </w:rPr>
          <w:t>。</w:t>
        </w:r>
      </w:ins>
      <w:ins w:id="873" w:author="丧钟1420093349" w:date="2021-01-27T18:25:27Z">
        <w:r>
          <w:rPr>
            <w:rFonts w:hint="default" w:asciiTheme="minorEastAsia" w:hAnsiTheme="minorEastAsia" w:cstheme="minorEastAsia"/>
          </w:rPr>
          <w:t>假设</w:t>
        </w:r>
      </w:ins>
      <w:ins w:id="874" w:author="丧钟1420093349" w:date="2021-01-27T18:25:29Z">
        <w:r>
          <w:rPr>
            <w:rFonts w:hint="default" w:asciiTheme="minorEastAsia" w:hAnsiTheme="minorEastAsia" w:cstheme="minorEastAsia"/>
          </w:rPr>
          <w:t>每个人</w:t>
        </w:r>
      </w:ins>
      <w:ins w:id="875" w:author="丧钟1420093349" w:date="2021-01-27T18:25:30Z">
        <w:r>
          <w:rPr>
            <w:rFonts w:hint="default" w:asciiTheme="minorEastAsia" w:hAnsiTheme="minorEastAsia" w:cstheme="minorEastAsia"/>
          </w:rPr>
          <w:t>在建筑</w:t>
        </w:r>
      </w:ins>
      <w:ins w:id="876" w:author="丧钟1420093349" w:date="2021-01-27T18:25:31Z">
        <w:r>
          <w:rPr>
            <w:rFonts w:hint="default" w:asciiTheme="minorEastAsia" w:hAnsiTheme="minorEastAsia" w:cstheme="minorEastAsia"/>
          </w:rPr>
          <w:t>内</w:t>
        </w:r>
      </w:ins>
      <w:ins w:id="877" w:author="丧钟1420093349" w:date="2021-01-27T18:25:32Z">
        <w:r>
          <w:rPr>
            <w:rFonts w:hint="default" w:asciiTheme="minorEastAsia" w:hAnsiTheme="minorEastAsia" w:cstheme="minorEastAsia"/>
          </w:rPr>
          <w:t>要</w:t>
        </w:r>
      </w:ins>
      <w:ins w:id="878" w:author="丧钟1420093349" w:date="2021-01-27T18:25:38Z">
        <w:r>
          <w:rPr>
            <w:rFonts w:hint="default" w:asciiTheme="minorEastAsia" w:hAnsiTheme="minorEastAsia" w:cstheme="minorEastAsia"/>
          </w:rPr>
          <w:t>逗留</w:t>
        </w:r>
      </w:ins>
      <w:ins w:id="879" w:author="丧钟1420093349" w:date="2021-01-27T18:25:39Z">
        <w:r>
          <w:rPr>
            <w:rFonts w:hint="default" w:asciiTheme="minorEastAsia" w:hAnsiTheme="minorEastAsia" w:cstheme="minorEastAsia"/>
          </w:rPr>
          <w:t>30</w:t>
        </w:r>
      </w:ins>
      <w:ins w:id="880" w:author="丧钟1420093349" w:date="2021-01-27T18:25:42Z">
        <w:r>
          <w:rPr>
            <w:rFonts w:hint="default" w:asciiTheme="minorEastAsia" w:hAnsiTheme="minorEastAsia" w:cstheme="minorEastAsia"/>
          </w:rPr>
          <w:t>min</w:t>
        </w:r>
      </w:ins>
      <w:ins w:id="881" w:author="丧钟1420093349" w:date="2021-01-27T18:25:44Z">
        <w:r>
          <w:rPr>
            <w:rFonts w:hint="default" w:asciiTheme="minorEastAsia" w:hAnsiTheme="minorEastAsia" w:cstheme="minorEastAsia"/>
          </w:rPr>
          <w:t>，</w:t>
        </w:r>
      </w:ins>
      <w:ins w:id="882" w:author="丧钟1420093349" w:date="2021-01-27T18:25:45Z">
        <w:r>
          <w:rPr>
            <w:rFonts w:hint="default" w:asciiTheme="minorEastAsia" w:hAnsiTheme="minorEastAsia" w:cstheme="minorEastAsia"/>
          </w:rPr>
          <w:t>按</w:t>
        </w:r>
      </w:ins>
      <w:ins w:id="883" w:author="丧钟1420093349" w:date="2021-01-27T18:25:48Z">
        <w:r>
          <w:rPr>
            <w:rFonts w:hint="default" w:asciiTheme="minorEastAsia" w:hAnsiTheme="minorEastAsia" w:cstheme="minorEastAsia"/>
          </w:rPr>
          <w:t>0.</w:t>
        </w:r>
      </w:ins>
      <w:ins w:id="884" w:author="丧钟1420093349" w:date="2021-01-27T18:25:49Z">
        <w:r>
          <w:rPr>
            <w:rFonts w:hint="default" w:asciiTheme="minorEastAsia" w:hAnsiTheme="minorEastAsia" w:cstheme="minorEastAsia"/>
          </w:rPr>
          <w:t>4</w:t>
        </w:r>
      </w:ins>
      <w:ins w:id="885" w:author="丧钟1420093349" w:date="2021-01-27T18:25:51Z">
        <w:r>
          <w:rPr>
            <w:rFonts w:hint="default" w:asciiTheme="minorEastAsia" w:hAnsiTheme="minorEastAsia" w:cstheme="minorEastAsia"/>
          </w:rPr>
          <w:t>的</w:t>
        </w:r>
      </w:ins>
      <w:ins w:id="886" w:author="丧钟1420093349" w:date="2021-01-27T18:25:47Z">
        <w:r>
          <w:rPr>
            <w:rFonts w:hint="default" w:asciiTheme="minorEastAsia" w:hAnsiTheme="minorEastAsia" w:cstheme="minorEastAsia"/>
          </w:rPr>
          <w:t>比例</w:t>
        </w:r>
      </w:ins>
      <w:ins w:id="887" w:author="丧钟1420093349" w:date="2021-01-27T18:26:00Z">
        <w:r>
          <w:rPr>
            <w:rFonts w:hint="default" w:asciiTheme="minorEastAsia" w:hAnsiTheme="minorEastAsia" w:cstheme="minorEastAsia"/>
          </w:rPr>
          <w:t>在实验中</w:t>
        </w:r>
      </w:ins>
      <w:ins w:id="888" w:author="丧钟1420093349" w:date="2021-01-27T18:26:01Z">
        <w:r>
          <w:rPr>
            <w:rFonts w:hint="default" w:asciiTheme="minorEastAsia" w:hAnsiTheme="minorEastAsia" w:cstheme="minorEastAsia"/>
          </w:rPr>
          <w:t>相当于</w:t>
        </w:r>
      </w:ins>
      <w:ins w:id="889" w:author="丧钟1420093349" w:date="2021-01-27T18:26:15Z">
        <w:r>
          <w:rPr>
            <w:rFonts w:hint="default" w:asciiTheme="minorEastAsia" w:hAnsiTheme="minorEastAsia" w:cstheme="minorEastAsia"/>
          </w:rPr>
          <w:t>每人</w:t>
        </w:r>
      </w:ins>
      <w:ins w:id="890" w:author="丧钟1420093349" w:date="2021-01-27T18:26:17Z">
        <w:r>
          <w:rPr>
            <w:rFonts w:hint="default" w:asciiTheme="minorEastAsia" w:hAnsiTheme="minorEastAsia" w:cstheme="minorEastAsia"/>
          </w:rPr>
          <w:t>逗留</w:t>
        </w:r>
      </w:ins>
      <w:ins w:id="891" w:author="丧钟1420093349" w:date="2021-01-27T18:26:10Z">
        <w:r>
          <w:rPr>
            <w:rFonts w:hint="default" w:asciiTheme="minorEastAsia" w:hAnsiTheme="minorEastAsia" w:cstheme="minorEastAsia"/>
          </w:rPr>
          <w:t>12</w:t>
        </w:r>
      </w:ins>
      <w:ins w:id="892" w:author="丧钟1420093349" w:date="2021-01-27T18:26:19Z">
        <w:r>
          <w:rPr>
            <w:rFonts w:hint="default" w:asciiTheme="minorEastAsia" w:hAnsiTheme="minorEastAsia" w:cstheme="minorEastAsia"/>
          </w:rPr>
          <w:t>min</w:t>
        </w:r>
      </w:ins>
      <w:ins w:id="893" w:author="丧钟1420093349" w:date="2021-01-27T18:26:11Z">
        <w:r>
          <w:rPr>
            <w:rFonts w:hint="default" w:asciiTheme="minorEastAsia" w:hAnsiTheme="minorEastAsia" w:cstheme="minorEastAsia"/>
          </w:rPr>
          <w:t>。</w:t>
        </w:r>
      </w:ins>
      <w:ins w:id="894" w:author="丧钟1420093349" w:date="2021-01-27T18:23:15Z">
        <w:r>
          <w:rPr>
            <w:rFonts w:hint="default" w:asciiTheme="minorEastAsia" w:hAnsiTheme="minorEastAsia" w:cstheme="minorEastAsia"/>
          </w:rPr>
          <w:t>在实验</w:t>
        </w:r>
      </w:ins>
      <w:ins w:id="895" w:author="丧钟1420093349" w:date="2021-01-27T18:23:19Z">
        <w:r>
          <w:rPr>
            <w:rFonts w:hint="default" w:asciiTheme="minorEastAsia" w:hAnsiTheme="minorEastAsia" w:cstheme="minorEastAsia"/>
          </w:rPr>
          <w:t>二</w:t>
        </w:r>
      </w:ins>
      <w:ins w:id="896" w:author="丧钟1420093349" w:date="2021-01-27T18:23:15Z">
        <w:r>
          <w:rPr>
            <w:rFonts w:hint="default" w:asciiTheme="minorEastAsia" w:hAnsiTheme="minorEastAsia" w:cstheme="minorEastAsia"/>
          </w:rPr>
          <w:t>中，</w:t>
        </w:r>
      </w:ins>
      <w:ins w:id="897" w:author="丧钟1420093349" w:date="2021-01-27T18:28:45Z">
        <w:r>
          <w:rPr>
            <w:rFonts w:hint="default" w:asciiTheme="minorEastAsia" w:hAnsiTheme="minorEastAsia" w:cstheme="minorEastAsia"/>
          </w:rPr>
          <w:t>以</w:t>
        </w:r>
      </w:ins>
      <w:ins w:id="898" w:author="丧钟1420093349" w:date="2021-01-27T18:28:46Z">
        <w:r>
          <w:rPr>
            <w:rFonts w:hint="default" w:asciiTheme="minorEastAsia" w:hAnsiTheme="minorEastAsia" w:cstheme="minorEastAsia"/>
          </w:rPr>
          <w:t>8</w:t>
        </w:r>
      </w:ins>
      <w:ins w:id="899" w:author="丧钟1420093349" w:date="2021-01-27T18:28:47Z">
        <w:r>
          <w:rPr>
            <w:rFonts w:hint="default" w:asciiTheme="minorEastAsia" w:hAnsiTheme="minorEastAsia" w:cstheme="minorEastAsia"/>
          </w:rPr>
          <w:t>个</w:t>
        </w:r>
      </w:ins>
      <w:ins w:id="900" w:author="丧钟1420093349" w:date="2021-01-27T18:28:48Z">
        <w:r>
          <w:rPr>
            <w:rFonts w:hint="default" w:asciiTheme="minorEastAsia" w:hAnsiTheme="minorEastAsia" w:cstheme="minorEastAsia"/>
          </w:rPr>
          <w:t>设备并发</w:t>
        </w:r>
      </w:ins>
      <w:ins w:id="901" w:author="丧钟1420093349" w:date="2021-01-27T18:28:49Z">
        <w:r>
          <w:rPr>
            <w:rFonts w:hint="default" w:asciiTheme="minorEastAsia" w:hAnsiTheme="minorEastAsia" w:cstheme="minorEastAsia"/>
          </w:rPr>
          <w:t>为例</w:t>
        </w:r>
      </w:ins>
      <w:ins w:id="902" w:author="丧钟1420093349" w:date="2021-01-27T18:33:52Z">
        <w:r>
          <w:rPr>
            <w:rFonts w:hint="default" w:asciiTheme="minorEastAsia" w:hAnsiTheme="minorEastAsia" w:cstheme="minorEastAsia"/>
          </w:rPr>
          <w:t>，</w:t>
        </w:r>
      </w:ins>
      <w:ins w:id="903" w:author="丧钟1420093349" w:date="2021-01-27T18:33:55Z">
        <w:r>
          <w:rPr>
            <w:rFonts w:hint="default" w:asciiTheme="minorEastAsia" w:hAnsiTheme="minorEastAsia" w:cstheme="minorEastAsia"/>
          </w:rPr>
          <w:t>实验结果为</w:t>
        </w:r>
      </w:ins>
      <w:ins w:id="904" w:author="丧钟1420093349" w:date="2021-01-27T18:33:57Z">
        <w:r>
          <w:rPr>
            <w:rFonts w:hint="default" w:asciiTheme="minorEastAsia" w:hAnsiTheme="minorEastAsia" w:cstheme="minorEastAsia"/>
          </w:rPr>
          <w:t>丢包率</w:t>
        </w:r>
      </w:ins>
      <w:ins w:id="905" w:author="丧钟1420093349" w:date="2021-01-27T18:34:02Z">
        <w:r>
          <w:rPr>
            <w:rFonts w:hint="default" w:asciiTheme="minorEastAsia" w:hAnsiTheme="minorEastAsia" w:cstheme="minorEastAsia"/>
          </w:rPr>
          <w:t>等于</w:t>
        </w:r>
      </w:ins>
      <w:ins w:id="906" w:author="丧钟1420093349" w:date="2021-01-27T18:34:10Z">
        <w:r>
          <w:rPr>
            <w:rFonts w:hint="default" w:asciiTheme="minorEastAsia" w:hAnsiTheme="minorEastAsia" w:cstheme="minorEastAsia"/>
          </w:rPr>
          <w:t>14</w:t>
        </w:r>
      </w:ins>
      <w:ins w:id="907" w:author="丧钟1420093349" w:date="2021-01-27T18:34:11Z">
        <w:r>
          <w:rPr>
            <w:rFonts w:hint="default" w:asciiTheme="minorEastAsia" w:hAnsiTheme="minorEastAsia" w:cstheme="minorEastAsia"/>
          </w:rPr>
          <w:t>.</w:t>
        </w:r>
      </w:ins>
      <w:ins w:id="908" w:author="丧钟1420093349" w:date="2021-01-27T18:34:12Z">
        <w:r>
          <w:rPr>
            <w:rFonts w:hint="default" w:asciiTheme="minorEastAsia" w:hAnsiTheme="minorEastAsia" w:cstheme="minorEastAsia"/>
          </w:rPr>
          <w:t>5</w:t>
        </w:r>
      </w:ins>
      <w:ins w:id="909" w:author="丧钟1420093349" w:date="2021-01-27T18:34:13Z">
        <w:r>
          <w:rPr>
            <w:rFonts w:hint="default" w:asciiTheme="minorEastAsia" w:hAnsiTheme="minorEastAsia" w:cstheme="minorEastAsia"/>
          </w:rPr>
          <w:t>%</w:t>
        </w:r>
      </w:ins>
      <w:ins w:id="910" w:author="丧钟1420093349" w:date="2021-01-27T18:28:50Z">
        <w:r>
          <w:rPr>
            <w:rFonts w:hint="default" w:asciiTheme="minorEastAsia" w:hAnsiTheme="minorEastAsia" w:cstheme="minorEastAsia"/>
          </w:rPr>
          <w:t>，</w:t>
        </w:r>
      </w:ins>
      <w:ins w:id="911" w:author="丧钟1420093349" w:date="2021-01-27T18:23:26Z">
        <w:r>
          <w:rPr>
            <w:rFonts w:hint="default" w:asciiTheme="minorEastAsia" w:hAnsiTheme="minorEastAsia" w:cstheme="minorEastAsia"/>
          </w:rPr>
          <w:t>固定设备</w:t>
        </w:r>
      </w:ins>
      <w:ins w:id="912" w:author="丧钟1420093349" w:date="2021-01-27T18:23:31Z">
        <w:r>
          <w:rPr>
            <w:rFonts w:hint="default" w:asciiTheme="minorEastAsia" w:hAnsiTheme="minorEastAsia" w:cstheme="minorEastAsia"/>
          </w:rPr>
          <w:t>每</w:t>
        </w:r>
      </w:ins>
      <w:ins w:id="913" w:author="丧钟1420093349" w:date="2021-01-27T18:23:32Z">
        <w:r>
          <w:rPr>
            <w:rFonts w:hint="default" w:asciiTheme="minorEastAsia" w:hAnsiTheme="minorEastAsia" w:cstheme="minorEastAsia"/>
          </w:rPr>
          <w:t>4</w:t>
        </w:r>
      </w:ins>
      <w:ins w:id="914" w:author="丧钟1420093349" w:date="2021-01-27T18:23:33Z">
        <w:r>
          <w:rPr>
            <w:rFonts w:hint="default" w:asciiTheme="minorEastAsia" w:hAnsiTheme="minorEastAsia" w:cstheme="minorEastAsia"/>
          </w:rPr>
          <w:t>s内</w:t>
        </w:r>
      </w:ins>
      <w:ins w:id="915" w:author="丧钟1420093349" w:date="2021-01-27T18:23:34Z">
        <w:r>
          <w:rPr>
            <w:rFonts w:hint="default" w:asciiTheme="minorEastAsia" w:hAnsiTheme="minorEastAsia" w:cstheme="minorEastAsia"/>
          </w:rPr>
          <w:t>唤醒</w:t>
        </w:r>
      </w:ins>
      <w:ins w:id="916" w:author="丧钟1420093349" w:date="2021-01-27T18:23:47Z">
        <w:r>
          <w:rPr>
            <w:rFonts w:hint="default" w:asciiTheme="minorEastAsia" w:hAnsiTheme="minorEastAsia" w:cstheme="minorEastAsia"/>
          </w:rPr>
          <w:t>8个</w:t>
        </w:r>
      </w:ins>
      <w:ins w:id="917" w:author="丧钟1420093349" w:date="2021-01-27T18:24:16Z">
        <w:r>
          <w:rPr>
            <w:rFonts w:hint="default" w:asciiTheme="minorEastAsia" w:hAnsiTheme="minorEastAsia" w:cstheme="minorEastAsia"/>
          </w:rPr>
          <w:t>移动设备</w:t>
        </w:r>
      </w:ins>
      <w:ins w:id="918" w:author="丧钟1420093349" w:date="2021-01-27T18:23:56Z">
        <w:r>
          <w:rPr>
            <w:rFonts w:hint="default" w:asciiTheme="minorEastAsia" w:hAnsiTheme="minorEastAsia" w:cstheme="minorEastAsia"/>
          </w:rPr>
          <w:t>，</w:t>
        </w:r>
      </w:ins>
      <w:ins w:id="919" w:author="丧钟1420093349" w:date="2021-01-27T18:24:20Z">
        <w:r>
          <w:rPr>
            <w:rFonts w:hint="default" w:asciiTheme="minorEastAsia" w:hAnsiTheme="minorEastAsia" w:cstheme="minorEastAsia"/>
          </w:rPr>
          <w:t>移动设备的</w:t>
        </w:r>
      </w:ins>
      <w:ins w:id="920" w:author="丧钟1420093349" w:date="2021-01-27T18:24:22Z">
        <w:r>
          <w:rPr>
            <w:rFonts w:hint="default" w:asciiTheme="minorEastAsia" w:hAnsiTheme="minorEastAsia" w:cstheme="minorEastAsia"/>
          </w:rPr>
          <w:t>休眠时间</w:t>
        </w:r>
      </w:ins>
      <w:ins w:id="921" w:author="丧钟1420093349" w:date="2021-01-27T18:24:23Z">
        <w:r>
          <w:rPr>
            <w:rFonts w:hint="default" w:asciiTheme="minorEastAsia" w:hAnsiTheme="minorEastAsia" w:cstheme="minorEastAsia"/>
          </w:rPr>
          <w:t>为4</w:t>
        </w:r>
      </w:ins>
      <w:ins w:id="922" w:author="丧钟1420093349" w:date="2021-01-27T18:24:24Z">
        <w:r>
          <w:rPr>
            <w:rFonts w:hint="default" w:asciiTheme="minorEastAsia" w:hAnsiTheme="minorEastAsia" w:cstheme="minorEastAsia"/>
          </w:rPr>
          <w:t>min</w:t>
        </w:r>
      </w:ins>
      <w:ins w:id="923" w:author="丧钟1420093349" w:date="2021-01-27T18:28:29Z">
        <w:r>
          <w:rPr>
            <w:rFonts w:hint="default" w:asciiTheme="minorEastAsia" w:hAnsiTheme="minorEastAsia" w:cstheme="minorEastAsia"/>
          </w:rPr>
          <w:t>。</w:t>
        </w:r>
      </w:ins>
      <w:ins w:id="924" w:author="丧钟1420093349" w:date="2021-01-27T18:29:10Z">
        <w:r>
          <w:rPr>
            <w:rFonts w:hint="default" w:asciiTheme="minorEastAsia" w:hAnsiTheme="minorEastAsia" w:cstheme="minorEastAsia"/>
          </w:rPr>
          <w:t>因为</w:t>
        </w:r>
      </w:ins>
      <w:ins w:id="925" w:author="丧钟1420093349" w:date="2021-01-27T18:29:11Z">
        <w:r>
          <w:rPr>
            <w:rFonts w:hint="default" w:asciiTheme="minorEastAsia" w:hAnsiTheme="minorEastAsia" w:cstheme="minorEastAsia"/>
          </w:rPr>
          <w:t>每人</w:t>
        </w:r>
      </w:ins>
      <w:ins w:id="926" w:author="丧钟1420093349" w:date="2021-01-27T18:29:15Z">
        <w:r>
          <w:rPr>
            <w:rFonts w:hint="default" w:asciiTheme="minorEastAsia" w:hAnsiTheme="minorEastAsia" w:cstheme="minorEastAsia"/>
          </w:rPr>
          <w:t>都要</w:t>
        </w:r>
      </w:ins>
      <w:ins w:id="927" w:author="丧钟1420093349" w:date="2021-01-27T18:29:17Z">
        <w:r>
          <w:rPr>
            <w:rFonts w:hint="default" w:asciiTheme="minorEastAsia" w:hAnsiTheme="minorEastAsia" w:cstheme="minorEastAsia"/>
          </w:rPr>
          <w:t>逗留</w:t>
        </w:r>
      </w:ins>
      <w:ins w:id="928" w:author="丧钟1420093349" w:date="2021-01-27T18:29:18Z">
        <w:r>
          <w:rPr>
            <w:rFonts w:hint="default" w:asciiTheme="minorEastAsia" w:hAnsiTheme="minorEastAsia" w:cstheme="minorEastAsia"/>
          </w:rPr>
          <w:t>12</w:t>
        </w:r>
      </w:ins>
      <w:ins w:id="929" w:author="丧钟1420093349" w:date="2021-01-27T18:29:19Z">
        <w:r>
          <w:rPr>
            <w:rFonts w:hint="default" w:asciiTheme="minorEastAsia" w:hAnsiTheme="minorEastAsia" w:cstheme="minorEastAsia"/>
          </w:rPr>
          <w:t>min，</w:t>
        </w:r>
      </w:ins>
      <w:ins w:id="930" w:author="丧钟1420093349" w:date="2021-01-27T18:29:20Z">
        <w:r>
          <w:rPr>
            <w:rFonts w:hint="default" w:asciiTheme="minorEastAsia" w:hAnsiTheme="minorEastAsia" w:cstheme="minorEastAsia"/>
          </w:rPr>
          <w:t>那么</w:t>
        </w:r>
      </w:ins>
      <w:ins w:id="931" w:author="丧钟1420093349" w:date="2021-01-27T18:29:24Z">
        <w:r>
          <w:rPr>
            <w:rFonts w:hint="default" w:asciiTheme="minorEastAsia" w:hAnsiTheme="minorEastAsia" w:cstheme="minorEastAsia"/>
          </w:rPr>
          <w:t>每个</w:t>
        </w:r>
      </w:ins>
      <w:ins w:id="932" w:author="丧钟1420093349" w:date="2021-01-27T18:29:25Z">
        <w:r>
          <w:rPr>
            <w:rFonts w:hint="default" w:asciiTheme="minorEastAsia" w:hAnsiTheme="minorEastAsia" w:cstheme="minorEastAsia"/>
          </w:rPr>
          <w:t>移动设备</w:t>
        </w:r>
      </w:ins>
      <w:ins w:id="933" w:author="丧钟1420093349" w:date="2021-01-27T18:29:28Z">
        <w:r>
          <w:rPr>
            <w:rFonts w:hint="default" w:asciiTheme="minorEastAsia" w:hAnsiTheme="minorEastAsia" w:cstheme="minorEastAsia"/>
          </w:rPr>
          <w:t>都会被</w:t>
        </w:r>
      </w:ins>
      <w:ins w:id="934" w:author="丧钟1420093349" w:date="2021-01-27T18:29:29Z">
        <w:r>
          <w:rPr>
            <w:rFonts w:hint="default" w:asciiTheme="minorEastAsia" w:hAnsiTheme="minorEastAsia" w:cstheme="minorEastAsia"/>
          </w:rPr>
          <w:t>唤醒</w:t>
        </w:r>
      </w:ins>
      <w:ins w:id="935" w:author="丧钟1420093349" w:date="2021-01-27T18:29:30Z">
        <w:r>
          <w:rPr>
            <w:rFonts w:hint="default" w:asciiTheme="minorEastAsia" w:hAnsiTheme="minorEastAsia" w:cstheme="minorEastAsia"/>
          </w:rPr>
          <w:t>3</w:t>
        </w:r>
      </w:ins>
      <w:ins w:id="936" w:author="丧钟1420093349" w:date="2021-01-27T18:29:31Z">
        <w:r>
          <w:rPr>
            <w:rFonts w:hint="default" w:asciiTheme="minorEastAsia" w:hAnsiTheme="minorEastAsia" w:cstheme="minorEastAsia"/>
          </w:rPr>
          <w:t>次</w:t>
        </w:r>
      </w:ins>
      <w:ins w:id="937" w:author="丧钟1420093349" w:date="2021-01-27T18:29:36Z">
        <w:r>
          <w:rPr>
            <w:rFonts w:hint="default" w:asciiTheme="minorEastAsia" w:hAnsiTheme="minorEastAsia" w:cstheme="minorEastAsia"/>
          </w:rPr>
          <w:t>。</w:t>
        </w:r>
      </w:ins>
      <w:ins w:id="938" w:author="丧钟1420093349" w:date="2021-01-27T18:29:42Z">
        <w:r>
          <w:rPr>
            <w:rFonts w:hint="default" w:asciiTheme="minorEastAsia" w:hAnsiTheme="minorEastAsia" w:cstheme="minorEastAsia"/>
          </w:rPr>
          <w:t>即</w:t>
        </w:r>
      </w:ins>
      <w:ins w:id="939" w:author="丧钟1420093349" w:date="2021-01-27T18:29:44Z">
        <w:r>
          <w:rPr>
            <w:rFonts w:hint="default" w:asciiTheme="minorEastAsia" w:hAnsiTheme="minorEastAsia" w:cstheme="minorEastAsia"/>
          </w:rPr>
          <w:t>每次唤醒</w:t>
        </w:r>
      </w:ins>
      <w:ins w:id="940" w:author="丧钟1420093349" w:date="2021-01-27T18:29:45Z">
        <w:r>
          <w:rPr>
            <w:rFonts w:hint="default" w:asciiTheme="minorEastAsia" w:hAnsiTheme="minorEastAsia" w:cstheme="minorEastAsia"/>
          </w:rPr>
          <w:t>的8</w:t>
        </w:r>
      </w:ins>
      <w:ins w:id="941" w:author="丧钟1420093349" w:date="2021-01-27T18:29:49Z">
        <w:r>
          <w:rPr>
            <w:rFonts w:hint="default" w:asciiTheme="minorEastAsia" w:hAnsiTheme="minorEastAsia" w:cstheme="minorEastAsia"/>
          </w:rPr>
          <w:t>个</w:t>
        </w:r>
      </w:ins>
      <w:ins w:id="942" w:author="丧钟1420093349" w:date="2021-01-27T18:29:53Z">
        <w:r>
          <w:rPr>
            <w:rFonts w:hint="default" w:asciiTheme="minorEastAsia" w:hAnsiTheme="minorEastAsia" w:cstheme="minorEastAsia"/>
          </w:rPr>
          <w:t>移动设备中</w:t>
        </w:r>
      </w:ins>
      <w:ins w:id="943" w:author="丧钟1420093349" w:date="2021-01-27T18:29:54Z">
        <w:r>
          <w:rPr>
            <w:rFonts w:hint="default" w:asciiTheme="minorEastAsia" w:hAnsiTheme="minorEastAsia" w:cstheme="minorEastAsia"/>
          </w:rPr>
          <w:t>，</w:t>
        </w:r>
      </w:ins>
      <w:ins w:id="944" w:author="丧钟1420093349" w:date="2021-01-27T18:30:01Z">
        <w:r>
          <w:rPr>
            <w:rFonts w:hint="default" w:asciiTheme="minorEastAsia" w:hAnsiTheme="minorEastAsia" w:cstheme="minorEastAsia"/>
          </w:rPr>
          <w:t>有</w:t>
        </w:r>
      </w:ins>
      <w:ins w:id="945" w:author="丧钟1420093349" w:date="2021-01-27T18:30:08Z">
        <w:r>
          <w:rPr>
            <w:rFonts w:hint="default" w:asciiTheme="minorEastAsia" w:hAnsiTheme="minorEastAsia" w:cstheme="minorEastAsia"/>
          </w:rPr>
          <w:t>第一次被唤醒、</w:t>
        </w:r>
      </w:ins>
      <w:ins w:id="946" w:author="丧钟1420093349" w:date="2021-01-27T18:30:11Z">
        <w:r>
          <w:rPr>
            <w:rFonts w:hint="default" w:asciiTheme="minorEastAsia" w:hAnsiTheme="minorEastAsia" w:cstheme="minorEastAsia"/>
          </w:rPr>
          <w:t>第二次被唤醒、</w:t>
        </w:r>
      </w:ins>
      <w:ins w:id="947" w:author="丧钟1420093349" w:date="2021-01-27T18:30:13Z">
        <w:r>
          <w:rPr>
            <w:rFonts w:hint="default" w:asciiTheme="minorEastAsia" w:hAnsiTheme="minorEastAsia" w:cstheme="minorEastAsia"/>
          </w:rPr>
          <w:t>第三</w:t>
        </w:r>
      </w:ins>
      <w:ins w:id="948" w:author="丧钟1420093349" w:date="2021-01-27T18:30:15Z">
        <w:r>
          <w:rPr>
            <w:rFonts w:hint="default" w:asciiTheme="minorEastAsia" w:hAnsiTheme="minorEastAsia" w:cstheme="minorEastAsia"/>
          </w:rPr>
          <w:t>次</w:t>
        </w:r>
      </w:ins>
      <w:ins w:id="949" w:author="丧钟1420093349" w:date="2021-01-27T18:30:17Z">
        <w:r>
          <w:rPr>
            <w:rFonts w:hint="default" w:asciiTheme="minorEastAsia" w:hAnsiTheme="minorEastAsia" w:cstheme="minorEastAsia"/>
          </w:rPr>
          <w:t>被唤醒</w:t>
        </w:r>
      </w:ins>
      <w:ins w:id="950" w:author="丧钟1420093349" w:date="2021-01-27T18:30:18Z">
        <w:r>
          <w:rPr>
            <w:rFonts w:hint="default" w:asciiTheme="minorEastAsia" w:hAnsiTheme="minorEastAsia" w:cstheme="minorEastAsia"/>
          </w:rPr>
          <w:t>三种</w:t>
        </w:r>
      </w:ins>
      <w:ins w:id="951" w:author="丧钟1420093349" w:date="2021-01-27T18:30:20Z">
        <w:r>
          <w:rPr>
            <w:rFonts w:hint="default" w:asciiTheme="minorEastAsia" w:hAnsiTheme="minorEastAsia" w:cstheme="minorEastAsia"/>
          </w:rPr>
          <w:t>情况</w:t>
        </w:r>
      </w:ins>
      <w:ins w:id="952" w:author="丧钟1420093349" w:date="2021-01-27T18:32:22Z">
        <w:r>
          <w:rPr>
            <w:rFonts w:hint="default" w:asciiTheme="minorEastAsia" w:hAnsiTheme="minorEastAsia" w:cstheme="minorEastAsia"/>
          </w:rPr>
          <w:t>。</w:t>
        </w:r>
      </w:ins>
      <w:ins w:id="953" w:author="丧钟1420093349" w:date="2021-01-27T18:30:57Z">
        <w:r>
          <w:rPr>
            <w:rFonts w:hint="default" w:asciiTheme="minorEastAsia" w:hAnsiTheme="minorEastAsia" w:cstheme="minorEastAsia"/>
          </w:rPr>
          <w:t>那么可以</w:t>
        </w:r>
      </w:ins>
      <w:ins w:id="954" w:author="丧钟1420093349" w:date="2021-01-27T18:30:24Z">
        <w:r>
          <w:rPr>
            <w:rFonts w:hint="default" w:asciiTheme="minorEastAsia" w:hAnsiTheme="minorEastAsia" w:cstheme="minorEastAsia"/>
          </w:rPr>
          <w:t>假设</w:t>
        </w:r>
      </w:ins>
      <w:ins w:id="955" w:author="丧钟1420093349" w:date="2021-01-27T18:30:29Z">
        <w:r>
          <w:rPr>
            <w:rFonts w:hint="default" w:asciiTheme="minorEastAsia" w:hAnsiTheme="minorEastAsia" w:cstheme="minorEastAsia"/>
          </w:rPr>
          <w:t>每种情况</w:t>
        </w:r>
      </w:ins>
      <w:ins w:id="956" w:author="丧钟1420093349" w:date="2021-01-27T18:31:01Z">
        <w:r>
          <w:rPr>
            <w:rFonts w:hint="default" w:asciiTheme="minorEastAsia" w:hAnsiTheme="minorEastAsia" w:cstheme="minorEastAsia"/>
          </w:rPr>
          <w:t>的</w:t>
        </w:r>
      </w:ins>
      <w:ins w:id="957" w:author="丧钟1420093349" w:date="2021-01-27T18:31:03Z">
        <w:r>
          <w:rPr>
            <w:rFonts w:hint="default" w:asciiTheme="minorEastAsia" w:hAnsiTheme="minorEastAsia" w:cstheme="minorEastAsia"/>
          </w:rPr>
          <w:t>移动设备</w:t>
        </w:r>
      </w:ins>
      <w:ins w:id="958" w:author="丧钟1420093349" w:date="2021-01-27T18:30:30Z">
        <w:r>
          <w:rPr>
            <w:rFonts w:hint="default" w:asciiTheme="minorEastAsia" w:hAnsiTheme="minorEastAsia" w:cstheme="minorEastAsia"/>
          </w:rPr>
          <w:t>都</w:t>
        </w:r>
      </w:ins>
      <w:ins w:id="959" w:author="丧钟1420093349" w:date="2021-01-27T18:30:31Z">
        <w:r>
          <w:rPr>
            <w:rFonts w:hint="default" w:asciiTheme="minorEastAsia" w:hAnsiTheme="minorEastAsia" w:cstheme="minorEastAsia"/>
          </w:rPr>
          <w:t>有</w:t>
        </w:r>
      </w:ins>
      <w:ins w:id="960" w:author="丧钟1420093349" w:date="2021-01-27T18:30:47Z">
        <w:r>
          <w:rPr>
            <w:rFonts w:hint="default" w:asciiTheme="minorEastAsia" w:hAnsiTheme="minorEastAsia" w:cstheme="minorEastAsia"/>
          </w:rPr>
          <w:t>2</w:t>
        </w:r>
      </w:ins>
      <w:ins w:id="961" w:author="丧钟1420093349" w:date="2021-01-27T18:30:48Z">
        <w:r>
          <w:rPr>
            <w:rFonts w:hint="default" w:asciiTheme="minorEastAsia" w:hAnsiTheme="minorEastAsia" w:cstheme="minorEastAsia"/>
          </w:rPr>
          <w:t>.7</w:t>
        </w:r>
      </w:ins>
      <w:ins w:id="962" w:author="丧钟1420093349" w:date="2021-01-27T18:30:50Z">
        <w:r>
          <w:rPr>
            <w:rFonts w:hint="default" w:asciiTheme="minorEastAsia" w:hAnsiTheme="minorEastAsia" w:cstheme="minorEastAsia"/>
          </w:rPr>
          <w:t>个</w:t>
        </w:r>
      </w:ins>
      <w:ins w:id="963" w:author="丧钟1420093349" w:date="2021-01-27T18:31:14Z">
        <w:r>
          <w:rPr>
            <w:rFonts w:hint="default" w:asciiTheme="minorEastAsia" w:hAnsiTheme="minorEastAsia" w:cstheme="minorEastAsia"/>
          </w:rPr>
          <w:t>，</w:t>
        </w:r>
      </w:ins>
      <w:ins w:id="964" w:author="丧钟1420093349" w:date="2021-01-27T18:31:16Z">
        <w:r>
          <w:rPr>
            <w:rFonts w:hint="default" w:asciiTheme="minorEastAsia" w:hAnsiTheme="minorEastAsia" w:cstheme="minorEastAsia"/>
          </w:rPr>
          <w:t>即</w:t>
        </w:r>
      </w:ins>
      <w:ins w:id="965" w:author="丧钟1420093349" w:date="2021-01-27T18:31:31Z">
        <w:r>
          <w:rPr>
            <w:rFonts w:hint="default" w:asciiTheme="minorEastAsia" w:hAnsiTheme="minorEastAsia" w:cstheme="minorEastAsia"/>
          </w:rPr>
          <w:t>固定</w:t>
        </w:r>
      </w:ins>
      <w:ins w:id="966" w:author="丧钟1420093349" w:date="2021-01-27T18:31:33Z">
        <w:r>
          <w:rPr>
            <w:rFonts w:hint="default" w:asciiTheme="minorEastAsia" w:hAnsiTheme="minorEastAsia" w:cstheme="minorEastAsia"/>
          </w:rPr>
          <w:t>设备</w:t>
        </w:r>
      </w:ins>
      <w:ins w:id="967" w:author="丧钟1420093349" w:date="2021-01-27T18:31:38Z">
        <w:r>
          <w:rPr>
            <w:rFonts w:hint="default" w:asciiTheme="minorEastAsia" w:hAnsiTheme="minorEastAsia" w:cstheme="minorEastAsia"/>
          </w:rPr>
          <w:t>每个</w:t>
        </w:r>
      </w:ins>
      <w:ins w:id="968" w:author="丧钟1420093349" w:date="2021-01-27T18:31:40Z">
        <w:r>
          <w:rPr>
            <w:rFonts w:hint="default" w:asciiTheme="minorEastAsia" w:hAnsiTheme="minorEastAsia" w:cstheme="minorEastAsia"/>
          </w:rPr>
          <w:t>唤醒周期</w:t>
        </w:r>
      </w:ins>
      <w:ins w:id="969" w:author="丧钟1420093349" w:date="2021-01-27T18:31:41Z">
        <w:r>
          <w:rPr>
            <w:rFonts w:hint="default" w:asciiTheme="minorEastAsia" w:hAnsiTheme="minorEastAsia" w:cstheme="minorEastAsia"/>
          </w:rPr>
          <w:t>后，</w:t>
        </w:r>
      </w:ins>
      <w:ins w:id="970" w:author="丧钟1420093349" w:date="2021-01-27T18:31:43Z">
        <w:r>
          <w:rPr>
            <w:rFonts w:hint="default" w:asciiTheme="minorEastAsia" w:hAnsiTheme="minorEastAsia" w:cstheme="minorEastAsia"/>
          </w:rPr>
          <w:t>都会</w:t>
        </w:r>
      </w:ins>
      <w:ins w:id="971" w:author="丧钟1420093349" w:date="2021-01-27T18:31:44Z">
        <w:r>
          <w:rPr>
            <w:rFonts w:hint="default" w:asciiTheme="minorEastAsia" w:hAnsiTheme="minorEastAsia" w:cstheme="minorEastAsia"/>
          </w:rPr>
          <w:t>有</w:t>
        </w:r>
      </w:ins>
      <w:ins w:id="972" w:author="丧钟1420093349" w:date="2021-01-27T18:31:48Z">
        <w:r>
          <w:rPr>
            <w:rFonts w:hint="default" w:asciiTheme="minorEastAsia" w:hAnsiTheme="minorEastAsia" w:cstheme="minorEastAsia"/>
          </w:rPr>
          <w:t>2.</w:t>
        </w:r>
      </w:ins>
      <w:ins w:id="973" w:author="丧钟1420093349" w:date="2021-01-27T18:31:49Z">
        <w:r>
          <w:rPr>
            <w:rFonts w:hint="default" w:asciiTheme="minorEastAsia" w:hAnsiTheme="minorEastAsia" w:cstheme="minorEastAsia"/>
          </w:rPr>
          <w:t>7</w:t>
        </w:r>
      </w:ins>
      <w:ins w:id="974" w:author="丧钟1420093349" w:date="2021-01-27T18:31:51Z">
        <w:r>
          <w:rPr>
            <w:rFonts w:hint="default" w:asciiTheme="minorEastAsia" w:hAnsiTheme="minorEastAsia" w:cstheme="minorEastAsia"/>
          </w:rPr>
          <w:t>个</w:t>
        </w:r>
      </w:ins>
      <w:ins w:id="975" w:author="丧钟1420093349" w:date="2021-01-27T18:31:52Z">
        <w:r>
          <w:rPr>
            <w:rFonts w:hint="default" w:asciiTheme="minorEastAsia" w:hAnsiTheme="minorEastAsia" w:cstheme="minorEastAsia"/>
          </w:rPr>
          <w:t>新的</w:t>
        </w:r>
      </w:ins>
      <w:ins w:id="976" w:author="丧钟1420093349" w:date="2021-01-27T18:31:54Z">
        <w:r>
          <w:rPr>
            <w:rFonts w:hint="default" w:asciiTheme="minorEastAsia" w:hAnsiTheme="minorEastAsia" w:cstheme="minorEastAsia"/>
          </w:rPr>
          <w:t>移动设备</w:t>
        </w:r>
      </w:ins>
      <w:ins w:id="977" w:author="丧钟1420093349" w:date="2021-01-27T18:31:55Z">
        <w:r>
          <w:rPr>
            <w:rFonts w:hint="default" w:asciiTheme="minorEastAsia" w:hAnsiTheme="minorEastAsia" w:cstheme="minorEastAsia"/>
          </w:rPr>
          <w:t>加入</w:t>
        </w:r>
      </w:ins>
      <w:ins w:id="978" w:author="丧钟1420093349" w:date="2021-01-27T18:31:56Z">
        <w:r>
          <w:rPr>
            <w:rFonts w:hint="default" w:asciiTheme="minorEastAsia" w:hAnsiTheme="minorEastAsia" w:cstheme="minorEastAsia"/>
          </w:rPr>
          <w:t>、</w:t>
        </w:r>
      </w:ins>
      <w:ins w:id="979" w:author="丧钟1420093349" w:date="2021-01-27T18:31:57Z">
        <w:r>
          <w:rPr>
            <w:rFonts w:hint="default" w:asciiTheme="minorEastAsia" w:hAnsiTheme="minorEastAsia" w:cstheme="minorEastAsia"/>
          </w:rPr>
          <w:t>2.7</w:t>
        </w:r>
      </w:ins>
      <w:ins w:id="980" w:author="丧钟1420093349" w:date="2021-01-27T18:31:58Z">
        <w:r>
          <w:rPr>
            <w:rFonts w:hint="default" w:asciiTheme="minorEastAsia" w:hAnsiTheme="minorEastAsia" w:cstheme="minorEastAsia"/>
          </w:rPr>
          <w:t>个</w:t>
        </w:r>
      </w:ins>
      <w:ins w:id="981" w:author="丧钟1420093349" w:date="2021-01-27T18:32:01Z">
        <w:r>
          <w:rPr>
            <w:rFonts w:hint="default" w:asciiTheme="minorEastAsia" w:hAnsiTheme="minorEastAsia" w:cstheme="minorEastAsia"/>
          </w:rPr>
          <w:t>移动设备</w:t>
        </w:r>
      </w:ins>
      <w:ins w:id="982" w:author="丧钟1420093349" w:date="2021-01-27T18:32:04Z">
        <w:r>
          <w:rPr>
            <w:rFonts w:hint="default" w:asciiTheme="minorEastAsia" w:hAnsiTheme="minorEastAsia" w:cstheme="minorEastAsia"/>
          </w:rPr>
          <w:t>退出</w:t>
        </w:r>
      </w:ins>
      <w:ins w:id="983" w:author="丧钟1420093349" w:date="2021-01-27T18:32:16Z">
        <w:r>
          <w:rPr>
            <w:rFonts w:hint="default" w:asciiTheme="minorEastAsia" w:hAnsiTheme="minorEastAsia" w:cstheme="minorEastAsia"/>
          </w:rPr>
          <w:t>。</w:t>
        </w:r>
      </w:ins>
      <w:ins w:id="984" w:author="丧钟1420093349" w:date="2021-01-27T18:35:11Z">
        <w:r>
          <w:rPr>
            <w:rFonts w:hint="default" w:asciiTheme="minorEastAsia" w:hAnsiTheme="minorEastAsia" w:cstheme="minorEastAsia"/>
          </w:rPr>
          <w:t>又因为</w:t>
        </w:r>
      </w:ins>
      <w:ins w:id="985" w:author="丧钟1420093349" w:date="2021-01-27T18:35:13Z">
        <w:r>
          <w:rPr>
            <w:rFonts w:hint="default" w:asciiTheme="minorEastAsia" w:hAnsiTheme="minorEastAsia" w:cstheme="minorEastAsia"/>
          </w:rPr>
          <w:t>移动设备</w:t>
        </w:r>
      </w:ins>
      <w:ins w:id="986" w:author="丧钟1420093349" w:date="2021-01-27T18:35:14Z">
        <w:r>
          <w:rPr>
            <w:rFonts w:hint="default" w:asciiTheme="minorEastAsia" w:hAnsiTheme="minorEastAsia" w:cstheme="minorEastAsia"/>
          </w:rPr>
          <w:t>的</w:t>
        </w:r>
      </w:ins>
      <w:ins w:id="987" w:author="丧钟1420093349" w:date="2021-01-27T18:35:16Z">
        <w:r>
          <w:rPr>
            <w:rFonts w:hint="default" w:asciiTheme="minorEastAsia" w:hAnsiTheme="minorEastAsia" w:cstheme="minorEastAsia"/>
          </w:rPr>
          <w:t>休眠时间为</w:t>
        </w:r>
      </w:ins>
      <w:ins w:id="988" w:author="丧钟1420093349" w:date="2021-01-27T18:35:17Z">
        <w:r>
          <w:rPr>
            <w:rFonts w:hint="default" w:asciiTheme="minorEastAsia" w:hAnsiTheme="minorEastAsia" w:cstheme="minorEastAsia"/>
          </w:rPr>
          <w:t>4</w:t>
        </w:r>
      </w:ins>
      <w:ins w:id="989" w:author="丧钟1420093349" w:date="2021-01-27T18:35:18Z">
        <w:r>
          <w:rPr>
            <w:rFonts w:hint="default" w:asciiTheme="minorEastAsia" w:hAnsiTheme="minorEastAsia" w:cstheme="minorEastAsia"/>
          </w:rPr>
          <w:t>min</w:t>
        </w:r>
      </w:ins>
      <w:ins w:id="990" w:author="丧钟1420093349" w:date="2021-01-27T18:35:19Z">
        <w:r>
          <w:rPr>
            <w:rFonts w:hint="default" w:asciiTheme="minorEastAsia" w:hAnsiTheme="minorEastAsia" w:cstheme="minorEastAsia"/>
          </w:rPr>
          <w:t>，</w:t>
        </w:r>
      </w:ins>
      <w:ins w:id="991" w:author="丧钟1420093349" w:date="2021-01-27T18:37:08Z">
        <w:r>
          <w:rPr>
            <w:rFonts w:hint="default" w:asciiTheme="minorEastAsia" w:hAnsiTheme="minorEastAsia" w:cstheme="minorEastAsia"/>
          </w:rPr>
          <w:t>那么</w:t>
        </w:r>
      </w:ins>
      <w:ins w:id="992" w:author="丧钟1420093349" w:date="2021-01-27T18:36:05Z">
        <w:r>
          <w:rPr>
            <w:rFonts w:hint="default" w:asciiTheme="minorEastAsia" w:hAnsiTheme="minorEastAsia" w:cstheme="minorEastAsia"/>
          </w:rPr>
          <w:t>在</w:t>
        </w:r>
      </w:ins>
      <w:ins w:id="993" w:author="丧钟1420093349" w:date="2021-01-27T18:35:28Z">
        <w:r>
          <w:rPr>
            <w:rFonts w:hint="default" w:asciiTheme="minorEastAsia" w:hAnsiTheme="minorEastAsia" w:cstheme="minorEastAsia"/>
          </w:rPr>
          <w:t>每个</w:t>
        </w:r>
      </w:ins>
      <w:ins w:id="994" w:author="丧钟1420093349" w:date="2021-01-27T18:36:08Z">
        <w:r>
          <w:rPr>
            <w:rFonts w:hint="default" w:asciiTheme="minorEastAsia" w:hAnsiTheme="minorEastAsia" w:cstheme="minorEastAsia"/>
          </w:rPr>
          <w:t>移动设备</w:t>
        </w:r>
      </w:ins>
      <w:ins w:id="995" w:author="丧钟1420093349" w:date="2021-01-27T18:35:30Z">
        <w:r>
          <w:rPr>
            <w:rFonts w:hint="default" w:asciiTheme="minorEastAsia" w:hAnsiTheme="minorEastAsia" w:cstheme="minorEastAsia"/>
          </w:rPr>
          <w:t>休眠周期</w:t>
        </w:r>
      </w:ins>
      <w:ins w:id="996" w:author="丧钟1420093349" w:date="2021-01-27T18:36:10Z">
        <w:r>
          <w:rPr>
            <w:rFonts w:hint="default" w:asciiTheme="minorEastAsia" w:hAnsiTheme="minorEastAsia" w:cstheme="minorEastAsia"/>
          </w:rPr>
          <w:t>中</w:t>
        </w:r>
      </w:ins>
      <w:ins w:id="997" w:author="丧钟1420093349" w:date="2021-01-27T18:36:12Z">
        <w:r>
          <w:rPr>
            <w:rFonts w:hint="default" w:asciiTheme="minorEastAsia" w:hAnsiTheme="minorEastAsia" w:cstheme="minorEastAsia"/>
          </w:rPr>
          <w:t>固定设备</w:t>
        </w:r>
      </w:ins>
      <w:ins w:id="998" w:author="丧钟1420093349" w:date="2021-01-27T18:35:30Z">
        <w:r>
          <w:rPr>
            <w:rFonts w:hint="default" w:asciiTheme="minorEastAsia" w:hAnsiTheme="minorEastAsia" w:cstheme="minorEastAsia"/>
          </w:rPr>
          <w:t>可以</w:t>
        </w:r>
      </w:ins>
      <w:ins w:id="999" w:author="丧钟1420093349" w:date="2021-01-27T18:36:14Z">
        <w:r>
          <w:rPr>
            <w:rFonts w:hint="default" w:asciiTheme="minorEastAsia" w:hAnsiTheme="minorEastAsia" w:cstheme="minorEastAsia"/>
          </w:rPr>
          <w:t>唤醒</w:t>
        </w:r>
      </w:ins>
      <w:ins w:id="1000" w:author="丧钟1420093349" w:date="2021-01-27T18:35:59Z">
        <w:r>
          <w:rPr>
            <w:rFonts w:hint="default" w:asciiTheme="minorEastAsia" w:hAnsiTheme="minorEastAsia" w:cstheme="minorEastAsia"/>
          </w:rPr>
          <w:t>60</w:t>
        </w:r>
      </w:ins>
      <w:ins w:id="1001" w:author="丧钟1420093349" w:date="2021-01-27T18:36:16Z">
        <w:r>
          <w:rPr>
            <w:rFonts w:hint="default" w:asciiTheme="minorEastAsia" w:hAnsiTheme="minorEastAsia" w:cstheme="minorEastAsia"/>
          </w:rPr>
          <w:t>次，</w:t>
        </w:r>
      </w:ins>
      <w:ins w:id="1002" w:author="丧钟1420093349" w:date="2021-01-27T18:36:28Z">
        <w:r>
          <w:rPr>
            <w:rFonts w:hint="default" w:asciiTheme="minorEastAsia" w:hAnsiTheme="minorEastAsia" w:cstheme="minorEastAsia"/>
          </w:rPr>
          <w:t>即</w:t>
        </w:r>
      </w:ins>
      <w:ins w:id="1003" w:author="丧钟1420093349" w:date="2021-01-27T18:37:17Z">
        <w:r>
          <w:rPr>
            <w:rFonts w:hint="default" w:asciiTheme="minorEastAsia" w:hAnsiTheme="minorEastAsia" w:cstheme="minorEastAsia"/>
          </w:rPr>
          <w:t>可以</w:t>
        </w:r>
      </w:ins>
      <w:ins w:id="1004" w:author="丧钟1420093349" w:date="2021-01-27T18:37:19Z">
        <w:r>
          <w:rPr>
            <w:rFonts w:hint="default" w:asciiTheme="minorEastAsia" w:hAnsiTheme="minorEastAsia" w:cstheme="minorEastAsia"/>
          </w:rPr>
          <w:t>新</w:t>
        </w:r>
      </w:ins>
      <w:ins w:id="1005" w:author="丧钟1420093349" w:date="2021-01-27T18:36:29Z">
        <w:r>
          <w:rPr>
            <w:rFonts w:hint="default" w:asciiTheme="minorEastAsia" w:hAnsiTheme="minorEastAsia" w:cstheme="minorEastAsia"/>
          </w:rPr>
          <w:t>加入</w:t>
        </w:r>
      </w:ins>
      <w:ins w:id="1006" w:author="丧钟1420093349" w:date="2021-01-27T18:36:37Z">
        <w:r>
          <w:rPr>
            <w:rFonts w:hint="default" w:asciiTheme="minorEastAsia" w:hAnsiTheme="minorEastAsia" w:cstheme="minorEastAsia"/>
          </w:rPr>
          <w:t>162</w:t>
        </w:r>
      </w:ins>
      <w:ins w:id="1007" w:author="丧钟1420093349" w:date="2021-01-27T18:36:46Z">
        <w:r>
          <w:rPr>
            <w:rFonts w:hint="default" w:asciiTheme="minorEastAsia" w:hAnsiTheme="minorEastAsia" w:cstheme="minorEastAsia"/>
          </w:rPr>
          <w:t>（</w:t>
        </w:r>
      </w:ins>
      <w:ins w:id="1008" w:author="丧钟1420093349" w:date="2021-01-27T18:36:48Z">
        <w:r>
          <w:rPr>
            <w:rFonts w:hint="default" w:asciiTheme="minorEastAsia" w:hAnsiTheme="minorEastAsia" w:cstheme="minorEastAsia"/>
          </w:rPr>
          <w:t>2.</w:t>
        </w:r>
      </w:ins>
      <w:ins w:id="1009" w:author="丧钟1420093349" w:date="2021-01-27T18:36:49Z">
        <w:r>
          <w:rPr>
            <w:rFonts w:hint="default" w:asciiTheme="minorEastAsia" w:hAnsiTheme="minorEastAsia" w:cstheme="minorEastAsia"/>
          </w:rPr>
          <w:t>7</w:t>
        </w:r>
      </w:ins>
      <w:ins w:id="1010" w:author="丧钟1420093349" w:date="2021-01-27T18:36:51Z">
        <w:r>
          <w:rPr>
            <w:rFonts w:hint="default" w:asciiTheme="minorEastAsia" w:hAnsiTheme="minorEastAsia" w:cstheme="minorEastAsia"/>
          </w:rPr>
          <w:t>*</w:t>
        </w:r>
      </w:ins>
      <w:ins w:id="1011" w:author="丧钟1420093349" w:date="2021-01-27T18:36:52Z">
        <w:r>
          <w:rPr>
            <w:rFonts w:hint="default" w:asciiTheme="minorEastAsia" w:hAnsiTheme="minorEastAsia" w:cstheme="minorEastAsia"/>
          </w:rPr>
          <w:t>60）</w:t>
        </w:r>
      </w:ins>
      <w:ins w:id="1012" w:author="丧钟1420093349" w:date="2021-01-27T18:36:38Z">
        <w:r>
          <w:rPr>
            <w:rFonts w:hint="default" w:asciiTheme="minorEastAsia" w:hAnsiTheme="minorEastAsia" w:cstheme="minorEastAsia"/>
          </w:rPr>
          <w:t>个</w:t>
        </w:r>
      </w:ins>
      <w:ins w:id="1013" w:author="丧钟1420093349" w:date="2021-01-27T18:36:41Z">
        <w:r>
          <w:rPr>
            <w:rFonts w:hint="default" w:asciiTheme="minorEastAsia" w:hAnsiTheme="minorEastAsia" w:cstheme="minorEastAsia"/>
          </w:rPr>
          <w:t>移动设备</w:t>
        </w:r>
      </w:ins>
      <w:ins w:id="1014" w:author="丧钟1420093349" w:date="2021-01-27T18:36:55Z">
        <w:r>
          <w:rPr>
            <w:rFonts w:hint="default" w:asciiTheme="minorEastAsia" w:hAnsiTheme="minorEastAsia" w:cstheme="minorEastAsia"/>
          </w:rPr>
          <w:t>。</w:t>
        </w:r>
      </w:ins>
      <w:ins w:id="1015" w:author="丧钟1420093349" w:date="2021-01-27T18:38:40Z">
        <w:r>
          <w:rPr>
            <w:rFonts w:hint="default" w:asciiTheme="minorEastAsia" w:hAnsiTheme="minorEastAsia" w:cstheme="minorEastAsia"/>
          </w:rPr>
          <w:t>每个</w:t>
        </w:r>
      </w:ins>
      <w:ins w:id="1016" w:author="丧钟1420093349" w:date="2021-01-27T18:38:42Z">
        <w:r>
          <w:rPr>
            <w:rFonts w:hint="default" w:asciiTheme="minorEastAsia" w:hAnsiTheme="minorEastAsia" w:cstheme="minorEastAsia"/>
          </w:rPr>
          <w:t>移动设备</w:t>
        </w:r>
      </w:ins>
      <w:ins w:id="1017" w:author="丧钟1420093349" w:date="2021-01-27T18:38:44Z">
        <w:r>
          <w:rPr>
            <w:rFonts w:hint="default" w:asciiTheme="minorEastAsia" w:hAnsiTheme="minorEastAsia" w:cstheme="minorEastAsia"/>
          </w:rPr>
          <w:t>平均</w:t>
        </w:r>
      </w:ins>
      <w:ins w:id="1018" w:author="丧钟1420093349" w:date="2021-01-27T18:38:47Z">
        <w:r>
          <w:rPr>
            <w:rFonts w:hint="default" w:asciiTheme="minorEastAsia" w:hAnsiTheme="minorEastAsia" w:cstheme="minorEastAsia"/>
          </w:rPr>
          <w:t>要</w:t>
        </w:r>
      </w:ins>
      <w:ins w:id="1019" w:author="丧钟1420093349" w:date="2021-01-27T18:38:49Z">
        <w:r>
          <w:rPr>
            <w:rFonts w:hint="default" w:asciiTheme="minorEastAsia" w:hAnsiTheme="minorEastAsia" w:cstheme="minorEastAsia"/>
          </w:rPr>
          <w:t>逗留</w:t>
        </w:r>
      </w:ins>
      <w:ins w:id="1020" w:author="丧钟1420093349" w:date="2021-01-27T18:38:50Z">
        <w:r>
          <w:rPr>
            <w:rFonts w:hint="default" w:asciiTheme="minorEastAsia" w:hAnsiTheme="minorEastAsia" w:cstheme="minorEastAsia"/>
          </w:rPr>
          <w:t>3个</w:t>
        </w:r>
      </w:ins>
      <w:ins w:id="1021" w:author="丧钟1420093349" w:date="2021-01-27T18:38:55Z">
        <w:r>
          <w:rPr>
            <w:rFonts w:hint="default" w:asciiTheme="minorEastAsia" w:hAnsiTheme="minorEastAsia" w:cstheme="minorEastAsia"/>
          </w:rPr>
          <w:t>休眠周期，</w:t>
        </w:r>
      </w:ins>
      <w:ins w:id="1022" w:author="丧钟1420093349" w:date="2021-01-27T18:39:01Z">
        <w:r>
          <w:rPr>
            <w:rFonts w:hint="default" w:asciiTheme="minorEastAsia" w:hAnsiTheme="minorEastAsia" w:cstheme="minorEastAsia"/>
          </w:rPr>
          <w:t>则</w:t>
        </w:r>
      </w:ins>
      <w:ins w:id="1023" w:author="丧钟1420093349" w:date="2021-01-27T18:39:04Z">
        <w:r>
          <w:rPr>
            <w:rFonts w:hint="default" w:asciiTheme="minorEastAsia" w:hAnsiTheme="minorEastAsia" w:cstheme="minorEastAsia"/>
          </w:rPr>
          <w:t>一个</w:t>
        </w:r>
      </w:ins>
      <w:ins w:id="1024" w:author="丧钟1420093349" w:date="2021-01-27T18:39:05Z">
        <w:r>
          <w:rPr>
            <w:rFonts w:hint="default" w:asciiTheme="minorEastAsia" w:hAnsiTheme="minorEastAsia" w:cstheme="minorEastAsia"/>
          </w:rPr>
          <w:t>固定设备</w:t>
        </w:r>
      </w:ins>
      <w:ins w:id="1025" w:author="丧钟1420093349" w:date="2021-01-27T18:39:08Z">
        <w:r>
          <w:rPr>
            <w:rFonts w:hint="default" w:asciiTheme="minorEastAsia" w:hAnsiTheme="minorEastAsia" w:cstheme="minorEastAsia"/>
          </w:rPr>
          <w:t>可以</w:t>
        </w:r>
      </w:ins>
      <w:ins w:id="1026" w:author="丧钟1420093349" w:date="2021-01-27T18:39:11Z">
        <w:r>
          <w:rPr>
            <w:rFonts w:hint="default" w:asciiTheme="minorEastAsia" w:hAnsiTheme="minorEastAsia" w:cstheme="minorEastAsia"/>
          </w:rPr>
          <w:t>支持</w:t>
        </w:r>
      </w:ins>
      <w:ins w:id="1027" w:author="丧钟1420093349" w:date="2021-01-27T18:39:13Z">
        <w:r>
          <w:rPr>
            <w:rFonts w:hint="default" w:asciiTheme="minorEastAsia" w:hAnsiTheme="minorEastAsia" w:cstheme="minorEastAsia"/>
          </w:rPr>
          <w:t>同时在场</w:t>
        </w:r>
      </w:ins>
      <w:ins w:id="1028" w:author="丧钟1420093349" w:date="2021-01-27T18:39:22Z">
        <w:r>
          <w:rPr>
            <w:rFonts w:hint="default" w:asciiTheme="minorEastAsia" w:hAnsiTheme="minorEastAsia" w:cstheme="minorEastAsia"/>
          </w:rPr>
          <w:t>4</w:t>
        </w:r>
      </w:ins>
      <w:ins w:id="1029" w:author="丧钟1420093349" w:date="2021-01-27T18:39:23Z">
        <w:r>
          <w:rPr>
            <w:rFonts w:hint="default" w:asciiTheme="minorEastAsia" w:hAnsiTheme="minorEastAsia" w:cstheme="minorEastAsia"/>
          </w:rPr>
          <w:t>86个</w:t>
        </w:r>
      </w:ins>
      <w:ins w:id="1030" w:author="丧钟1420093349" w:date="2021-01-27T18:39:25Z">
        <w:r>
          <w:rPr>
            <w:rFonts w:hint="default" w:asciiTheme="minorEastAsia" w:hAnsiTheme="minorEastAsia" w:cstheme="minorEastAsia"/>
          </w:rPr>
          <w:t>移动设备。</w:t>
        </w:r>
      </w:ins>
      <w:ins w:id="1031" w:author="丧钟1420093349" w:date="2021-01-27T19:16:51Z">
        <w:r>
          <w:rPr>
            <w:rFonts w:hint="default" w:asciiTheme="minorEastAsia" w:hAnsiTheme="minorEastAsia" w:cstheme="minorEastAsia"/>
          </w:rPr>
          <w:t xml:space="preserve">并且，在这30min内，某一个移动设备发送的匿名信息数据包完全没有被收到的概率为(14.5%)^3 = </w:t>
        </w:r>
      </w:ins>
      <w:ins w:id="1032" w:author="丧钟1420093349" w:date="2021-01-27T19:16:51Z">
        <w:r>
          <w:rPr>
            <w:rFonts w:hint="default" w:asciiTheme="minorEastAsia" w:hAnsiTheme="minorEastAsia" w:cstheme="minorEastAsia"/>
            <w:vertAlign w:val="baseline"/>
          </w:rPr>
          <w:t>0.003048。</w:t>
        </w:r>
      </w:ins>
      <w:ins w:id="1033" w:author="丧钟1420093349" w:date="2021-01-27T18:32:18Z">
        <w:r>
          <w:rPr>
            <w:rFonts w:hint="default" w:asciiTheme="minorEastAsia" w:hAnsiTheme="minorEastAsia" w:cstheme="minorEastAsia"/>
          </w:rPr>
          <w:t>也就是说，</w:t>
        </w:r>
      </w:ins>
      <w:ins w:id="1034" w:author="丧钟1420093349" w:date="2021-01-27T18:32:46Z">
        <w:r>
          <w:rPr>
            <w:rFonts w:hint="default" w:asciiTheme="minorEastAsia" w:hAnsiTheme="minorEastAsia" w:cstheme="minorEastAsia"/>
          </w:rPr>
          <w:t>在实验二中，</w:t>
        </w:r>
      </w:ins>
      <w:ins w:id="1035" w:author="丧钟1420093349" w:date="2021-01-27T18:32:57Z">
        <w:r>
          <w:rPr>
            <w:rFonts w:hint="default" w:asciiTheme="minorEastAsia" w:hAnsiTheme="minorEastAsia" w:cstheme="minorEastAsia"/>
          </w:rPr>
          <w:t>在</w:t>
        </w:r>
      </w:ins>
      <w:ins w:id="1036" w:author="丧钟1420093349" w:date="2021-01-27T18:33:01Z">
        <w:r>
          <w:rPr>
            <w:rFonts w:hint="default" w:asciiTheme="minorEastAsia" w:hAnsiTheme="minorEastAsia" w:cstheme="minorEastAsia"/>
          </w:rPr>
          <w:t>丢包率为</w:t>
        </w:r>
      </w:ins>
      <w:ins w:id="1037" w:author="丧钟1420093349" w:date="2021-01-27T18:34:19Z">
        <w:r>
          <w:rPr>
            <w:rFonts w:hint="default" w:asciiTheme="minorEastAsia" w:hAnsiTheme="minorEastAsia" w:cstheme="minorEastAsia"/>
          </w:rPr>
          <w:t>14</w:t>
        </w:r>
      </w:ins>
      <w:ins w:id="1038" w:author="丧钟1420093349" w:date="2021-01-27T18:34:20Z">
        <w:r>
          <w:rPr>
            <w:rFonts w:hint="default" w:asciiTheme="minorEastAsia" w:hAnsiTheme="minorEastAsia" w:cstheme="minorEastAsia"/>
          </w:rPr>
          <w:t>.5</w:t>
        </w:r>
      </w:ins>
      <w:ins w:id="1039" w:author="丧钟1420093349" w:date="2021-01-27T18:34:21Z">
        <w:r>
          <w:rPr>
            <w:rFonts w:hint="default" w:asciiTheme="minorEastAsia" w:hAnsiTheme="minorEastAsia" w:cstheme="minorEastAsia"/>
          </w:rPr>
          <w:t>%</w:t>
        </w:r>
      </w:ins>
      <w:ins w:id="1040" w:author="丧钟1420093349" w:date="2021-01-27T18:34:22Z">
        <w:r>
          <w:rPr>
            <w:rFonts w:hint="default" w:asciiTheme="minorEastAsia" w:hAnsiTheme="minorEastAsia" w:cstheme="minorEastAsia"/>
          </w:rPr>
          <w:t>的</w:t>
        </w:r>
      </w:ins>
      <w:ins w:id="1041" w:author="丧钟1420093349" w:date="2021-01-27T18:34:23Z">
        <w:r>
          <w:rPr>
            <w:rFonts w:hint="default" w:asciiTheme="minorEastAsia" w:hAnsiTheme="minorEastAsia" w:cstheme="minorEastAsia"/>
          </w:rPr>
          <w:t>情况下，</w:t>
        </w:r>
      </w:ins>
      <w:ins w:id="1042" w:author="丧钟1420093349" w:date="2021-01-27T18:39:41Z">
        <w:r>
          <w:rPr>
            <w:rFonts w:hint="default" w:asciiTheme="minorEastAsia" w:hAnsiTheme="minorEastAsia" w:cstheme="minorEastAsia"/>
          </w:rPr>
          <w:t>一个</w:t>
        </w:r>
      </w:ins>
      <w:ins w:id="1043" w:author="丧钟1420093349" w:date="2021-01-27T18:39:54Z">
        <w:r>
          <w:rPr>
            <w:rFonts w:hint="default" w:asciiTheme="minorEastAsia" w:hAnsiTheme="minorEastAsia" w:cstheme="minorEastAsia"/>
          </w:rPr>
          <w:t>固定</w:t>
        </w:r>
      </w:ins>
      <w:ins w:id="1044" w:author="丧钟1420093349" w:date="2021-01-27T18:39:43Z">
        <w:r>
          <w:rPr>
            <w:rFonts w:hint="default" w:asciiTheme="minorEastAsia" w:hAnsiTheme="minorEastAsia" w:cstheme="minorEastAsia"/>
          </w:rPr>
          <w:t>设备</w:t>
        </w:r>
      </w:ins>
      <w:ins w:id="1045" w:author="丧钟1420093349" w:date="2021-01-27T20:10:42Z">
        <w:r>
          <w:rPr>
            <w:rFonts w:hint="default" w:asciiTheme="minorEastAsia" w:hAnsiTheme="minorEastAsia" w:cstheme="minorEastAsia"/>
          </w:rPr>
          <w:t>最多</w:t>
        </w:r>
      </w:ins>
      <w:ins w:id="1046" w:author="丧钟1420093349" w:date="2021-01-27T18:39:44Z">
        <w:r>
          <w:rPr>
            <w:rFonts w:hint="default" w:asciiTheme="minorEastAsia" w:hAnsiTheme="minorEastAsia" w:cstheme="minorEastAsia"/>
          </w:rPr>
          <w:t>可以</w:t>
        </w:r>
      </w:ins>
      <w:ins w:id="1047" w:author="丧钟1420093349" w:date="2021-01-27T18:39:45Z">
        <w:r>
          <w:rPr>
            <w:rFonts w:hint="default" w:asciiTheme="minorEastAsia" w:hAnsiTheme="minorEastAsia" w:cstheme="minorEastAsia"/>
          </w:rPr>
          <w:t>支持</w:t>
        </w:r>
      </w:ins>
      <w:ins w:id="1048" w:author="丧钟1420093349" w:date="2021-01-27T18:47:20Z">
        <w:r>
          <w:rPr>
            <w:rFonts w:hint="default" w:asciiTheme="minorEastAsia" w:hAnsiTheme="minorEastAsia" w:cstheme="minorEastAsia"/>
          </w:rPr>
          <w:t>大</w:t>
        </w:r>
      </w:ins>
      <w:ins w:id="1049" w:author="丧钟1420093349" w:date="2021-01-27T18:47:19Z">
        <w:r>
          <w:rPr>
            <w:rFonts w:hint="default" w:asciiTheme="minorEastAsia" w:hAnsiTheme="minorEastAsia" w:cstheme="minorEastAsia"/>
          </w:rPr>
          <w:t>约</w:t>
        </w:r>
      </w:ins>
      <w:ins w:id="1050" w:author="丧钟1420093349" w:date="2021-01-27T18:39:47Z">
        <w:r>
          <w:rPr>
            <w:rFonts w:hint="default" w:asciiTheme="minorEastAsia" w:hAnsiTheme="minorEastAsia" w:cstheme="minorEastAsia"/>
          </w:rPr>
          <w:t>486</w:t>
        </w:r>
      </w:ins>
      <w:ins w:id="1051" w:author="丧钟1420093349" w:date="2021-01-27T18:39:48Z">
        <w:r>
          <w:rPr>
            <w:rFonts w:hint="default" w:asciiTheme="minorEastAsia" w:hAnsiTheme="minorEastAsia" w:cstheme="minorEastAsia"/>
          </w:rPr>
          <w:t>个</w:t>
        </w:r>
      </w:ins>
      <w:ins w:id="1052" w:author="丧钟1420093349" w:date="2021-01-27T18:40:05Z">
        <w:r>
          <w:rPr>
            <w:rFonts w:hint="default" w:asciiTheme="minorEastAsia" w:hAnsiTheme="minorEastAsia" w:cstheme="minorEastAsia"/>
          </w:rPr>
          <w:t>人</w:t>
        </w:r>
      </w:ins>
      <w:ins w:id="1053" w:author="丧钟1420093349" w:date="2021-01-27T18:40:00Z">
        <w:r>
          <w:rPr>
            <w:rFonts w:hint="default" w:asciiTheme="minorEastAsia" w:hAnsiTheme="minorEastAsia" w:cstheme="minorEastAsia"/>
          </w:rPr>
          <w:t>同时</w:t>
        </w:r>
      </w:ins>
      <w:ins w:id="1054" w:author="丧钟1420093349" w:date="2021-01-27T18:44:39Z">
        <w:r>
          <w:rPr>
            <w:rFonts w:hint="default" w:asciiTheme="minorEastAsia" w:hAnsiTheme="minorEastAsia" w:cstheme="minorEastAsia"/>
          </w:rPr>
          <w:t>在</w:t>
        </w:r>
      </w:ins>
      <w:ins w:id="1055" w:author="丧钟1420093349" w:date="2021-01-27T18:49:45Z">
        <w:r>
          <w:rPr>
            <w:rFonts w:hint="default" w:asciiTheme="minorEastAsia" w:hAnsiTheme="minorEastAsia" w:cstheme="minorEastAsia"/>
          </w:rPr>
          <w:t>建筑物</w:t>
        </w:r>
      </w:ins>
      <w:ins w:id="1056" w:author="丧钟1420093349" w:date="2021-01-27T18:49:47Z">
        <w:r>
          <w:rPr>
            <w:rFonts w:hint="default" w:asciiTheme="minorEastAsia" w:hAnsiTheme="minorEastAsia" w:cstheme="minorEastAsia"/>
          </w:rPr>
          <w:t>内</w:t>
        </w:r>
      </w:ins>
      <w:ins w:id="1057" w:author="丧钟1420093349" w:date="2021-01-27T18:40:01Z">
        <w:r>
          <w:rPr>
            <w:rFonts w:hint="default" w:asciiTheme="minorEastAsia" w:hAnsiTheme="minorEastAsia" w:cstheme="minorEastAsia"/>
          </w:rPr>
          <w:t>。</w:t>
        </w:r>
      </w:ins>
      <w:ins w:id="1058" w:author="丧钟1420093349" w:date="2021-01-27T18:46:06Z">
        <w:r>
          <w:rPr>
            <w:rFonts w:hint="default" w:asciiTheme="minorEastAsia" w:hAnsiTheme="minorEastAsia" w:cstheme="minorEastAsia"/>
          </w:rPr>
          <w:t>而且</w:t>
        </w:r>
      </w:ins>
      <w:ins w:id="1059" w:author="丧钟1420093349" w:date="2021-01-27T18:46:07Z">
        <w:r>
          <w:rPr>
            <w:rFonts w:hint="default" w:asciiTheme="minorEastAsia" w:hAnsiTheme="minorEastAsia" w:cstheme="minorEastAsia"/>
          </w:rPr>
          <w:t>在</w:t>
        </w:r>
      </w:ins>
      <w:ins w:id="1060" w:author="丧钟1420093349" w:date="2021-01-27T18:46:09Z">
        <w:r>
          <w:rPr>
            <w:rFonts w:hint="default" w:asciiTheme="minorEastAsia" w:hAnsiTheme="minorEastAsia" w:cstheme="minorEastAsia"/>
          </w:rPr>
          <w:t>实际</w:t>
        </w:r>
      </w:ins>
      <w:ins w:id="1061" w:author="丧钟1420093349" w:date="2021-01-27T18:46:10Z">
        <w:r>
          <w:rPr>
            <w:rFonts w:hint="default" w:asciiTheme="minorEastAsia" w:hAnsiTheme="minorEastAsia" w:cstheme="minorEastAsia"/>
          </w:rPr>
          <w:t>应用</w:t>
        </w:r>
      </w:ins>
      <w:ins w:id="1062" w:author="丧钟1420093349" w:date="2021-01-27T18:46:11Z">
        <w:r>
          <w:rPr>
            <w:rFonts w:hint="default" w:asciiTheme="minorEastAsia" w:hAnsiTheme="minorEastAsia" w:cstheme="minorEastAsia"/>
          </w:rPr>
          <w:t>中，</w:t>
        </w:r>
      </w:ins>
      <w:ins w:id="1063" w:author="丧钟1420093349" w:date="2021-01-27T18:46:17Z">
        <w:r>
          <w:rPr>
            <w:rFonts w:hint="default" w:asciiTheme="minorEastAsia" w:hAnsiTheme="minorEastAsia" w:cstheme="minorEastAsia"/>
          </w:rPr>
          <w:t>各</w:t>
        </w:r>
      </w:ins>
      <w:ins w:id="1064" w:author="丧钟1420093349" w:date="2021-01-27T18:46:22Z">
        <w:r>
          <w:rPr>
            <w:rFonts w:hint="default" w:asciiTheme="minorEastAsia" w:hAnsiTheme="minorEastAsia" w:cstheme="minorEastAsia"/>
          </w:rPr>
          <w:t>种</w:t>
        </w:r>
      </w:ins>
      <w:ins w:id="1065" w:author="丧钟1420093349" w:date="2021-01-27T18:46:17Z">
        <w:r>
          <w:rPr>
            <w:rFonts w:hint="default" w:asciiTheme="minorEastAsia" w:hAnsiTheme="minorEastAsia" w:cstheme="minorEastAsia"/>
          </w:rPr>
          <w:t>设备的</w:t>
        </w:r>
      </w:ins>
      <w:ins w:id="1066" w:author="丧钟1420093349" w:date="2021-01-27T18:46:25Z">
        <w:r>
          <w:rPr>
            <w:rFonts w:hint="default" w:asciiTheme="minorEastAsia" w:hAnsiTheme="minorEastAsia" w:cstheme="minorEastAsia"/>
          </w:rPr>
          <w:t>工作频率</w:t>
        </w:r>
      </w:ins>
      <w:ins w:id="1067" w:author="丧钟1420093349" w:date="2021-01-27T18:46:29Z">
        <w:r>
          <w:rPr>
            <w:rFonts w:hint="default" w:asciiTheme="minorEastAsia" w:hAnsiTheme="minorEastAsia" w:cstheme="minorEastAsia"/>
          </w:rPr>
          <w:t>更低，</w:t>
        </w:r>
      </w:ins>
      <w:ins w:id="1068" w:author="丧钟1420093349" w:date="2021-01-27T18:46:33Z">
        <w:r>
          <w:rPr>
            <w:rFonts w:hint="default" w:asciiTheme="minorEastAsia" w:hAnsiTheme="minorEastAsia" w:cstheme="minorEastAsia"/>
          </w:rPr>
          <w:t>支持</w:t>
        </w:r>
      </w:ins>
      <w:ins w:id="1069" w:author="丧钟1420093349" w:date="2021-01-27T18:46:35Z">
        <w:r>
          <w:rPr>
            <w:rFonts w:hint="default" w:asciiTheme="minorEastAsia" w:hAnsiTheme="minorEastAsia" w:cstheme="minorEastAsia"/>
          </w:rPr>
          <w:t>同时在场的</w:t>
        </w:r>
      </w:ins>
      <w:ins w:id="1070" w:author="丧钟1420093349" w:date="2021-01-27T18:46:36Z">
        <w:r>
          <w:rPr>
            <w:rFonts w:hint="default" w:asciiTheme="minorEastAsia" w:hAnsiTheme="minorEastAsia" w:cstheme="minorEastAsia"/>
          </w:rPr>
          <w:t>人数</w:t>
        </w:r>
      </w:ins>
      <w:ins w:id="1071" w:author="丧钟1420093349" w:date="2021-01-27T18:46:39Z">
        <w:r>
          <w:rPr>
            <w:rFonts w:hint="default" w:asciiTheme="minorEastAsia" w:hAnsiTheme="minorEastAsia" w:cstheme="minorEastAsia"/>
          </w:rPr>
          <w:t>更多。</w:t>
        </w:r>
      </w:ins>
      <w:ins w:id="1072" w:author="丧钟1420093349" w:date="2021-01-27T18:47:41Z">
        <w:r>
          <w:rPr>
            <w:rFonts w:hint="default" w:asciiTheme="minorEastAsia" w:hAnsiTheme="minorEastAsia" w:cstheme="minorEastAsia"/>
          </w:rPr>
          <w:t>那么</w:t>
        </w:r>
      </w:ins>
      <w:ins w:id="1073" w:author="丧钟1420093349" w:date="2021-01-27T18:47:42Z">
        <w:r>
          <w:rPr>
            <w:rFonts w:hint="default" w:asciiTheme="minorEastAsia" w:hAnsiTheme="minorEastAsia" w:cstheme="minorEastAsia"/>
          </w:rPr>
          <w:t>可以得出</w:t>
        </w:r>
      </w:ins>
      <w:ins w:id="1074" w:author="丧钟1420093349" w:date="2021-01-27T18:47:49Z">
        <w:r>
          <w:rPr>
            <w:rFonts w:hint="default" w:asciiTheme="minorEastAsia" w:hAnsiTheme="minorEastAsia" w:cstheme="minorEastAsia"/>
          </w:rPr>
          <w:t>，</w:t>
        </w:r>
      </w:ins>
      <w:ins w:id="1075" w:author="丧钟1420093349" w:date="2021-01-27T18:47:52Z">
        <w:r>
          <w:rPr>
            <w:rFonts w:hint="default" w:asciiTheme="minorEastAsia" w:hAnsiTheme="minorEastAsia" w:cstheme="minorEastAsia"/>
          </w:rPr>
          <w:t>并发</w:t>
        </w:r>
      </w:ins>
      <w:ins w:id="1076" w:author="丧钟1420093349" w:date="2021-01-27T18:47:53Z">
        <w:r>
          <w:rPr>
            <w:rFonts w:hint="default" w:asciiTheme="minorEastAsia" w:hAnsiTheme="minorEastAsia" w:cstheme="minorEastAsia"/>
          </w:rPr>
          <w:t>的</w:t>
        </w:r>
      </w:ins>
      <w:ins w:id="1077" w:author="丧钟1420093349" w:date="2021-01-27T18:47:54Z">
        <w:r>
          <w:rPr>
            <w:rFonts w:hint="default" w:asciiTheme="minorEastAsia" w:hAnsiTheme="minorEastAsia" w:cstheme="minorEastAsia"/>
          </w:rPr>
          <w:t>移动设备</w:t>
        </w:r>
      </w:ins>
      <w:ins w:id="1078" w:author="丧钟1420093349" w:date="2021-01-27T18:47:55Z">
        <w:r>
          <w:rPr>
            <w:rFonts w:hint="default" w:asciiTheme="minorEastAsia" w:hAnsiTheme="minorEastAsia" w:cstheme="minorEastAsia"/>
          </w:rPr>
          <w:t>数量</w:t>
        </w:r>
      </w:ins>
      <w:ins w:id="1079" w:author="丧钟1420093349" w:date="2021-01-27T18:48:04Z">
        <w:r>
          <w:rPr>
            <w:rFonts w:hint="default" w:asciiTheme="minorEastAsia" w:hAnsiTheme="minorEastAsia" w:cstheme="minorEastAsia"/>
          </w:rPr>
          <w:t>N</w:t>
        </w:r>
      </w:ins>
      <w:ins w:id="1080" w:author="丧钟1420093349" w:date="2021-01-27T18:48:08Z">
        <w:r>
          <w:rPr>
            <w:rFonts w:hint="default" w:asciiTheme="minorEastAsia" w:hAnsiTheme="minorEastAsia" w:cstheme="minorEastAsia"/>
          </w:rPr>
          <w:t>与</w:t>
        </w:r>
      </w:ins>
      <w:ins w:id="1081" w:author="丧钟1420093349" w:date="2021-01-27T20:10:33Z">
        <w:r>
          <w:rPr>
            <w:rFonts w:hint="default" w:asciiTheme="minorEastAsia" w:hAnsiTheme="minorEastAsia" w:cstheme="minorEastAsia"/>
          </w:rPr>
          <w:t>最多</w:t>
        </w:r>
      </w:ins>
      <w:ins w:id="1082" w:author="丧钟1420093349" w:date="2021-01-27T18:48:13Z">
        <w:r>
          <w:rPr>
            <w:rFonts w:hint="default" w:asciiTheme="minorEastAsia" w:hAnsiTheme="minorEastAsia" w:cstheme="minorEastAsia"/>
          </w:rPr>
          <w:t>支持</w:t>
        </w:r>
      </w:ins>
      <w:ins w:id="1083" w:author="丧钟1420093349" w:date="2021-01-27T18:48:28Z">
        <w:r>
          <w:rPr>
            <w:rFonts w:hint="default" w:asciiTheme="minorEastAsia" w:hAnsiTheme="minorEastAsia" w:cstheme="minorEastAsia"/>
          </w:rPr>
          <w:t>同时</w:t>
        </w:r>
      </w:ins>
      <w:ins w:id="1084" w:author="丧钟1420093349" w:date="2021-01-27T18:48:14Z">
        <w:r>
          <w:rPr>
            <w:rFonts w:hint="default" w:asciiTheme="minorEastAsia" w:hAnsiTheme="minorEastAsia" w:cstheme="minorEastAsia"/>
          </w:rPr>
          <w:t>在</w:t>
        </w:r>
      </w:ins>
      <w:ins w:id="1085" w:author="丧钟1420093349" w:date="2021-01-27T18:49:55Z">
        <w:r>
          <w:rPr>
            <w:rFonts w:hint="default" w:asciiTheme="minorEastAsia" w:hAnsiTheme="minorEastAsia" w:cstheme="minorEastAsia"/>
          </w:rPr>
          <w:t>建筑物内</w:t>
        </w:r>
      </w:ins>
      <w:ins w:id="1086" w:author="丧钟1420093349" w:date="2021-01-27T18:48:15Z">
        <w:r>
          <w:rPr>
            <w:rFonts w:hint="default" w:asciiTheme="minorEastAsia" w:hAnsiTheme="minorEastAsia" w:cstheme="minorEastAsia"/>
          </w:rPr>
          <w:t>人数</w:t>
        </w:r>
      </w:ins>
      <w:ins w:id="1087" w:author="丧钟1420093349" w:date="2021-01-27T18:48:58Z">
        <w:r>
          <w:rPr>
            <w:rFonts w:hint="default" w:asciiTheme="minorEastAsia" w:hAnsiTheme="minorEastAsia" w:cstheme="minorEastAsia"/>
          </w:rPr>
          <w:t>P</w:t>
        </w:r>
      </w:ins>
      <w:ins w:id="1088" w:author="丧钟1420093349" w:date="2021-01-27T18:48:20Z">
        <w:r>
          <w:rPr>
            <w:rFonts w:hint="default" w:asciiTheme="minorEastAsia" w:hAnsiTheme="minorEastAsia" w:cstheme="minorEastAsia"/>
          </w:rPr>
          <w:t>的关系式</w:t>
        </w:r>
      </w:ins>
      <w:ins w:id="1089" w:author="丧钟1420093349" w:date="2021-01-27T18:48:21Z">
        <w:r>
          <w:rPr>
            <w:rFonts w:hint="default" w:asciiTheme="minorEastAsia" w:hAnsiTheme="minorEastAsia" w:cstheme="minorEastAsia"/>
          </w:rPr>
          <w:t>为</w:t>
        </w:r>
      </w:ins>
      <w:ins w:id="1090" w:author="丧钟1420093349" w:date="2021-01-27T18:48:59Z">
        <w:r>
          <w:rPr>
            <w:rFonts w:hint="default" w:asciiTheme="minorEastAsia" w:hAnsiTheme="minorEastAsia" w:cstheme="minorEastAsia"/>
          </w:rPr>
          <w:t xml:space="preserve"> P</w:t>
        </w:r>
      </w:ins>
      <w:ins w:id="1091" w:author="丧钟1420093349" w:date="2021-01-27T18:49:01Z">
        <w:r>
          <w:rPr>
            <w:rFonts w:hint="default" w:asciiTheme="minorEastAsia" w:hAnsiTheme="minorEastAsia" w:cstheme="minorEastAsia"/>
          </w:rPr>
          <w:t xml:space="preserve"> = </w:t>
        </w:r>
      </w:ins>
      <w:ins w:id="1092" w:author="丧钟1420093349" w:date="2021-01-27T18:49:08Z">
        <w:r>
          <w:rPr>
            <w:rFonts w:hint="default" w:asciiTheme="minorEastAsia" w:hAnsiTheme="minorEastAsia" w:cstheme="minorEastAsia"/>
          </w:rPr>
          <w:t>N/</w:t>
        </w:r>
      </w:ins>
      <w:ins w:id="1093" w:author="丧钟1420093349" w:date="2021-01-27T18:49:11Z">
        <w:r>
          <w:rPr>
            <w:rFonts w:hint="default" w:asciiTheme="minorEastAsia" w:hAnsiTheme="minorEastAsia" w:cstheme="minorEastAsia"/>
          </w:rPr>
          <w:t>3</w:t>
        </w:r>
      </w:ins>
      <w:ins w:id="1094" w:author="丧钟1420093349" w:date="2021-01-27T18:49:12Z">
        <w:r>
          <w:rPr>
            <w:rFonts w:hint="default" w:asciiTheme="minorEastAsia" w:hAnsiTheme="minorEastAsia" w:cstheme="minorEastAsia"/>
          </w:rPr>
          <w:t xml:space="preserve"> </w:t>
        </w:r>
      </w:ins>
      <w:ins w:id="1095" w:author="丧钟1420093349" w:date="2021-01-27T18:49:13Z">
        <w:r>
          <w:rPr>
            <w:rFonts w:hint="default" w:asciiTheme="minorEastAsia" w:hAnsiTheme="minorEastAsia" w:cstheme="minorEastAsia"/>
          </w:rPr>
          <w:t xml:space="preserve">* </w:t>
        </w:r>
      </w:ins>
      <w:ins w:id="1096" w:author="丧钟1420093349" w:date="2021-01-27T18:49:18Z">
        <w:r>
          <w:rPr>
            <w:rFonts w:hint="default" w:asciiTheme="minorEastAsia" w:hAnsiTheme="minorEastAsia" w:cstheme="minorEastAsia"/>
          </w:rPr>
          <w:t>6</w:t>
        </w:r>
      </w:ins>
      <w:ins w:id="1097" w:author="丧钟1420093349" w:date="2021-01-27T18:49:19Z">
        <w:r>
          <w:rPr>
            <w:rFonts w:hint="default" w:asciiTheme="minorEastAsia" w:hAnsiTheme="minorEastAsia" w:cstheme="minorEastAsia"/>
          </w:rPr>
          <w:t xml:space="preserve">0 * </w:t>
        </w:r>
      </w:ins>
      <w:ins w:id="1098" w:author="丧钟1420093349" w:date="2021-01-27T18:49:20Z">
        <w:r>
          <w:rPr>
            <w:rFonts w:hint="default" w:asciiTheme="minorEastAsia" w:hAnsiTheme="minorEastAsia" w:cstheme="minorEastAsia"/>
          </w:rPr>
          <w:t>3</w:t>
        </w:r>
      </w:ins>
      <w:ins w:id="1099" w:author="丧钟1420093349" w:date="2021-01-27T18:49:21Z">
        <w:r>
          <w:rPr>
            <w:rFonts w:hint="default" w:asciiTheme="minorEastAsia" w:hAnsiTheme="minorEastAsia" w:cstheme="minorEastAsia"/>
          </w:rPr>
          <w:t xml:space="preserve"> = </w:t>
        </w:r>
      </w:ins>
      <w:ins w:id="1100" w:author="丧钟1420093349" w:date="2021-01-27T18:49:24Z">
        <w:r>
          <w:rPr>
            <w:rFonts w:hint="default" w:asciiTheme="minorEastAsia" w:hAnsiTheme="minorEastAsia" w:cstheme="minorEastAsia"/>
          </w:rPr>
          <w:t>60</w:t>
        </w:r>
      </w:ins>
      <w:ins w:id="1101" w:author="丧钟1420093349" w:date="2021-01-27T18:49:27Z">
        <w:r>
          <w:rPr>
            <w:rFonts w:hint="default" w:asciiTheme="minorEastAsia" w:hAnsiTheme="minorEastAsia" w:cstheme="minorEastAsia"/>
          </w:rPr>
          <w:t>N</w:t>
        </w:r>
      </w:ins>
      <w:ins w:id="1102" w:author="丧钟1420093349" w:date="2021-01-27T18:48:31Z">
        <w:r>
          <w:rPr>
            <w:rFonts w:hint="default" w:asciiTheme="minorEastAsia" w:hAnsiTheme="minorEastAsia" w:cstheme="minorEastAsia"/>
          </w:rPr>
          <w:t>。</w:t>
        </w:r>
      </w:ins>
      <w:ins w:id="1103" w:author="丧钟1420093349" w:date="2021-01-27T18:52:43Z">
        <w:r>
          <w:rPr>
            <w:rFonts w:hint="default" w:asciiTheme="minorEastAsia" w:hAnsiTheme="minorEastAsia" w:cstheme="minorEastAsia"/>
          </w:rPr>
          <w:t>根据</w:t>
        </w:r>
      </w:ins>
      <w:ins w:id="1104" w:author="丧钟1420093349" w:date="2021-01-27T18:52:44Z">
        <w:r>
          <w:rPr>
            <w:rFonts w:hint="default" w:asciiTheme="minorEastAsia" w:hAnsiTheme="minorEastAsia" w:cstheme="minorEastAsia"/>
          </w:rPr>
          <w:t>这个</w:t>
        </w:r>
      </w:ins>
      <w:ins w:id="1105" w:author="丧钟1420093349" w:date="2021-01-27T18:52:48Z">
        <w:r>
          <w:rPr>
            <w:rFonts w:hint="default" w:asciiTheme="minorEastAsia" w:hAnsiTheme="minorEastAsia" w:cstheme="minorEastAsia"/>
          </w:rPr>
          <w:t>公式</w:t>
        </w:r>
      </w:ins>
      <w:ins w:id="1106" w:author="丧钟1420093349" w:date="2021-01-27T18:52:49Z">
        <w:r>
          <w:rPr>
            <w:rFonts w:hint="default" w:asciiTheme="minorEastAsia" w:hAnsiTheme="minorEastAsia" w:cstheme="minorEastAsia"/>
          </w:rPr>
          <w:t>和</w:t>
        </w:r>
      </w:ins>
      <w:ins w:id="1107" w:author="丧钟1420093349" w:date="2021-01-27T18:52:50Z">
        <w:r>
          <w:rPr>
            <w:rFonts w:hint="default" w:asciiTheme="minorEastAsia" w:hAnsiTheme="minorEastAsia" w:cstheme="minorEastAsia"/>
          </w:rPr>
          <w:t>实验</w:t>
        </w:r>
      </w:ins>
      <w:ins w:id="1108" w:author="丧钟1420093349" w:date="2021-01-27T18:52:51Z">
        <w:r>
          <w:rPr>
            <w:rFonts w:hint="default" w:asciiTheme="minorEastAsia" w:hAnsiTheme="minorEastAsia" w:cstheme="minorEastAsia"/>
          </w:rPr>
          <w:t>二</w:t>
        </w:r>
      </w:ins>
      <w:ins w:id="1109" w:author="丧钟1420093349" w:date="2021-01-27T18:52:52Z">
        <w:r>
          <w:rPr>
            <w:rFonts w:hint="default" w:asciiTheme="minorEastAsia" w:hAnsiTheme="minorEastAsia" w:cstheme="minorEastAsia"/>
          </w:rPr>
          <w:t>的</w:t>
        </w:r>
      </w:ins>
      <w:ins w:id="1110" w:author="丧钟1420093349" w:date="2021-01-27T18:52:54Z">
        <w:r>
          <w:rPr>
            <w:rFonts w:hint="default" w:asciiTheme="minorEastAsia" w:hAnsiTheme="minorEastAsia" w:cstheme="minorEastAsia"/>
          </w:rPr>
          <w:t>结果，</w:t>
        </w:r>
      </w:ins>
      <w:ins w:id="1111" w:author="丧钟1420093349" w:date="2021-01-27T18:43:58Z">
        <w:r>
          <w:rPr>
            <w:rFonts w:hint="default" w:asciiTheme="minorEastAsia" w:hAnsiTheme="minorEastAsia" w:cstheme="minorEastAsia"/>
          </w:rPr>
          <w:t>可以计算出</w:t>
        </w:r>
      </w:ins>
      <w:ins w:id="1112" w:author="丧钟1420093349" w:date="2021-01-27T18:44:14Z">
        <w:r>
          <w:rPr>
            <w:rFonts w:hint="default" w:asciiTheme="minorEastAsia" w:hAnsiTheme="minorEastAsia" w:cstheme="minorEastAsia"/>
          </w:rPr>
          <w:t>在</w:t>
        </w:r>
      </w:ins>
      <w:ins w:id="1113" w:author="丧钟1420093349" w:date="2021-01-27T18:44:15Z">
        <w:r>
          <w:rPr>
            <w:rFonts w:hint="default" w:asciiTheme="minorEastAsia" w:hAnsiTheme="minorEastAsia" w:cstheme="minorEastAsia"/>
          </w:rPr>
          <w:t>保证</w:t>
        </w:r>
      </w:ins>
      <w:ins w:id="1114" w:author="丧钟1420093349" w:date="2021-01-27T18:44:00Z">
        <w:r>
          <w:rPr>
            <w:rFonts w:hint="default" w:asciiTheme="minorEastAsia" w:hAnsiTheme="minorEastAsia" w:cstheme="minorEastAsia"/>
          </w:rPr>
          <w:t>其他</w:t>
        </w:r>
      </w:ins>
      <w:ins w:id="1115" w:author="丧钟1420093349" w:date="2021-01-27T18:44:18Z">
        <w:r>
          <w:rPr>
            <w:rFonts w:hint="default" w:asciiTheme="minorEastAsia" w:hAnsiTheme="minorEastAsia" w:cstheme="minorEastAsia"/>
          </w:rPr>
          <w:t>更低</w:t>
        </w:r>
      </w:ins>
      <w:ins w:id="1116" w:author="丧钟1420093349" w:date="2021-01-27T18:44:02Z">
        <w:r>
          <w:rPr>
            <w:rFonts w:hint="default" w:asciiTheme="minorEastAsia" w:hAnsiTheme="minorEastAsia" w:cstheme="minorEastAsia"/>
          </w:rPr>
          <w:t>丢包率</w:t>
        </w:r>
      </w:ins>
      <w:ins w:id="1117" w:author="丧钟1420093349" w:date="2021-01-27T18:44:03Z">
        <w:r>
          <w:rPr>
            <w:rFonts w:hint="default" w:asciiTheme="minorEastAsia" w:hAnsiTheme="minorEastAsia" w:cstheme="minorEastAsia"/>
          </w:rPr>
          <w:t>情况下</w:t>
        </w:r>
      </w:ins>
      <w:ins w:id="1118" w:author="丧钟1420093349" w:date="2021-01-27T18:44:23Z">
        <w:r>
          <w:rPr>
            <w:rFonts w:hint="default" w:asciiTheme="minorEastAsia" w:hAnsiTheme="minorEastAsia" w:cstheme="minorEastAsia"/>
          </w:rPr>
          <w:t>一个</w:t>
        </w:r>
      </w:ins>
      <w:ins w:id="1119" w:author="丧钟1420093349" w:date="2021-01-27T18:44:26Z">
        <w:r>
          <w:rPr>
            <w:rFonts w:hint="default" w:asciiTheme="minorEastAsia" w:hAnsiTheme="minorEastAsia" w:cstheme="minorEastAsia"/>
          </w:rPr>
          <w:t>固定设备</w:t>
        </w:r>
      </w:ins>
      <w:ins w:id="1120" w:author="丧钟1420093349" w:date="2021-01-27T18:44:27Z">
        <w:r>
          <w:rPr>
            <w:rFonts w:hint="default" w:asciiTheme="minorEastAsia" w:hAnsiTheme="minorEastAsia" w:cstheme="minorEastAsia"/>
          </w:rPr>
          <w:t>支持</w:t>
        </w:r>
      </w:ins>
      <w:ins w:id="1121" w:author="丧钟1420093349" w:date="2021-01-27T18:44:32Z">
        <w:r>
          <w:rPr>
            <w:rFonts w:hint="default" w:asciiTheme="minorEastAsia" w:hAnsiTheme="minorEastAsia" w:cstheme="minorEastAsia"/>
          </w:rPr>
          <w:t>同时</w:t>
        </w:r>
      </w:ins>
      <w:ins w:id="1122" w:author="丧钟1420093349" w:date="2021-01-27T18:44:33Z">
        <w:r>
          <w:rPr>
            <w:rFonts w:hint="default" w:asciiTheme="minorEastAsia" w:hAnsiTheme="minorEastAsia" w:cstheme="minorEastAsia"/>
          </w:rPr>
          <w:t>在场的</w:t>
        </w:r>
      </w:ins>
      <w:ins w:id="1123" w:author="丧钟1420093349" w:date="2021-01-27T18:44:34Z">
        <w:r>
          <w:rPr>
            <w:rFonts w:hint="default" w:asciiTheme="minorEastAsia" w:hAnsiTheme="minorEastAsia" w:cstheme="minorEastAsia"/>
          </w:rPr>
          <w:t>人数</w:t>
        </w:r>
      </w:ins>
      <w:ins w:id="1124" w:author="丧钟1420093349" w:date="2021-01-27T18:48:39Z">
        <w:r>
          <w:rPr>
            <w:rFonts w:hint="default" w:asciiTheme="minorEastAsia" w:hAnsiTheme="minorEastAsia" w:cstheme="minorEastAsia"/>
          </w:rPr>
          <w:t>，</w:t>
        </w:r>
      </w:ins>
      <w:ins w:id="1125" w:author="丧钟1420093349" w:date="2021-01-27T18:48:40Z">
        <w:r>
          <w:rPr>
            <w:rFonts w:hint="default" w:asciiTheme="minorEastAsia" w:hAnsiTheme="minorEastAsia" w:cstheme="minorEastAsia"/>
          </w:rPr>
          <w:t>结果</w:t>
        </w:r>
      </w:ins>
      <w:ins w:id="1126" w:author="丧钟1420093349" w:date="2021-01-27T18:48:44Z">
        <w:r>
          <w:rPr>
            <w:rFonts w:hint="default" w:asciiTheme="minorEastAsia" w:hAnsiTheme="minorEastAsia" w:cstheme="minorEastAsia"/>
          </w:rPr>
          <w:t>如</w:t>
        </w:r>
      </w:ins>
      <w:ins w:id="1127" w:author="丧钟1420093349" w:date="2021-01-27T18:48:45Z">
        <w:r>
          <w:rPr>
            <w:rFonts w:hint="default" w:asciiTheme="minorEastAsia" w:hAnsiTheme="minorEastAsia" w:cstheme="minorEastAsia"/>
          </w:rPr>
          <w:t>表2</w:t>
        </w:r>
      </w:ins>
      <w:ins w:id="1128" w:author="丧钟1420093349" w:date="2021-01-27T18:48:46Z">
        <w:r>
          <w:rPr>
            <w:rFonts w:hint="default" w:asciiTheme="minorEastAsia" w:hAnsiTheme="minorEastAsia" w:cstheme="minorEastAsia"/>
          </w:rPr>
          <w:t>所示</w:t>
        </w:r>
      </w:ins>
      <w:ins w:id="1129" w:author="丧钟1420093349" w:date="2021-01-27T18:44:34Z">
        <w:r>
          <w:rPr>
            <w:rFonts w:hint="default" w:asciiTheme="minorEastAsia" w:hAnsiTheme="minorEastAsia" w:cstheme="minorEastAsia"/>
          </w:rPr>
          <w:t>。</w:t>
        </w:r>
      </w:ins>
      <w:ins w:id="1130" w:author="丧钟1420093349" w:date="2021-01-27T19:53:07Z">
        <w:r>
          <w:rPr>
            <w:rFonts w:hint="default" w:asciiTheme="minorEastAsia" w:hAnsiTheme="minorEastAsia" w:cstheme="minorEastAsia"/>
            <w:vertAlign w:val="baseline"/>
          </w:rPr>
          <w:t>固定设备满负荷时30min内可能完全没被检测到的人数</w:t>
        </w:r>
      </w:ins>
      <w:ins w:id="1131" w:author="丧钟1420093349" w:date="2021-01-27T19:28:48Z">
        <w:r>
          <w:rPr>
            <w:rFonts w:hint="default" w:asciiTheme="minorEastAsia" w:hAnsiTheme="minorEastAsia" w:cstheme="minorEastAsia"/>
          </w:rPr>
          <w:t>R</w:t>
        </w:r>
      </w:ins>
      <w:ins w:id="1132" w:author="丧钟1420093349" w:date="2021-01-27T19:28:30Z">
        <w:r>
          <w:rPr>
            <w:rFonts w:hint="default" w:asciiTheme="minorEastAsia" w:hAnsiTheme="minorEastAsia" w:cstheme="minorEastAsia"/>
          </w:rPr>
          <w:t>与</w:t>
        </w:r>
      </w:ins>
      <w:ins w:id="1133" w:author="丧钟1420093349" w:date="2021-01-27T20:10:23Z">
        <w:r>
          <w:rPr>
            <w:rFonts w:hint="default" w:asciiTheme="minorEastAsia" w:hAnsiTheme="minorEastAsia" w:cstheme="minorEastAsia"/>
          </w:rPr>
          <w:t>最多</w:t>
        </w:r>
      </w:ins>
      <w:ins w:id="1134" w:author="丧钟1420093349" w:date="2021-01-27T20:10:12Z">
        <w:r>
          <w:rPr>
            <w:rFonts w:hint="default" w:asciiTheme="minorEastAsia" w:hAnsiTheme="minorEastAsia" w:cstheme="minorEastAsia"/>
          </w:rPr>
          <w:t>同时在</w:t>
        </w:r>
      </w:ins>
      <w:ins w:id="1135" w:author="丧钟1420093349" w:date="2021-01-27T20:10:14Z">
        <w:r>
          <w:rPr>
            <w:rFonts w:hint="default" w:asciiTheme="minorEastAsia" w:hAnsiTheme="minorEastAsia" w:cstheme="minorEastAsia"/>
          </w:rPr>
          <w:t>建筑物内</w:t>
        </w:r>
      </w:ins>
      <w:ins w:id="1136" w:author="丧钟1420093349" w:date="2021-01-27T20:10:15Z">
        <w:r>
          <w:rPr>
            <w:rFonts w:hint="default" w:asciiTheme="minorEastAsia" w:hAnsiTheme="minorEastAsia" w:cstheme="minorEastAsia"/>
          </w:rPr>
          <w:t>的</w:t>
        </w:r>
      </w:ins>
      <w:ins w:id="1137" w:author="丧钟1420093349" w:date="2021-01-27T20:10:16Z">
        <w:r>
          <w:rPr>
            <w:rFonts w:hint="default" w:asciiTheme="minorEastAsia" w:hAnsiTheme="minorEastAsia" w:cstheme="minorEastAsia"/>
          </w:rPr>
          <w:t>人的</w:t>
        </w:r>
      </w:ins>
      <w:ins w:id="1138" w:author="丧钟1420093349" w:date="2021-01-27T19:28:35Z">
        <w:r>
          <w:rPr>
            <w:rFonts w:hint="default" w:asciiTheme="minorEastAsia" w:hAnsiTheme="minorEastAsia" w:cstheme="minorEastAsia"/>
          </w:rPr>
          <w:t>数量</w:t>
        </w:r>
      </w:ins>
      <w:ins w:id="1139" w:author="丧钟1420093349" w:date="2021-01-27T19:28:50Z">
        <w:r>
          <w:rPr>
            <w:rFonts w:hint="default" w:asciiTheme="minorEastAsia" w:hAnsiTheme="minorEastAsia" w:cstheme="minorEastAsia"/>
          </w:rPr>
          <w:t>的关系</w:t>
        </w:r>
      </w:ins>
      <w:ins w:id="1140" w:author="丧钟1420093349" w:date="2021-01-27T19:28:51Z">
        <w:r>
          <w:rPr>
            <w:rFonts w:hint="default" w:asciiTheme="minorEastAsia" w:hAnsiTheme="minorEastAsia" w:cstheme="minorEastAsia"/>
          </w:rPr>
          <w:t>如</w:t>
        </w:r>
      </w:ins>
      <w:ins w:id="1141" w:author="丧钟1420093349" w:date="2021-01-27T19:28:53Z">
        <w:r>
          <w:rPr>
            <w:rFonts w:hint="default" w:asciiTheme="minorEastAsia" w:hAnsiTheme="minorEastAsia" w:cstheme="minorEastAsia"/>
          </w:rPr>
          <w:t>图</w:t>
        </w:r>
      </w:ins>
      <w:ins w:id="1142" w:author="丧钟1420093349" w:date="2021-01-27T19:38:30Z">
        <w:r>
          <w:rPr>
            <w:rFonts w:hint="default" w:asciiTheme="minorEastAsia" w:hAnsiTheme="minorEastAsia" w:cstheme="minorEastAsia"/>
          </w:rPr>
          <w:t>6</w:t>
        </w:r>
      </w:ins>
      <w:ins w:id="1143" w:author="丧钟1420093349" w:date="2021-01-27T19:38:32Z">
        <w:r>
          <w:rPr>
            <w:rFonts w:hint="default" w:asciiTheme="minorEastAsia" w:hAnsiTheme="minorEastAsia" w:cstheme="minorEastAsia"/>
          </w:rPr>
          <w:t>(b</w:t>
        </w:r>
      </w:ins>
      <w:ins w:id="1144" w:author="丧钟1420093349" w:date="2021-01-27T19:38:33Z">
        <w:r>
          <w:rPr>
            <w:rFonts w:hint="default" w:asciiTheme="minorEastAsia" w:hAnsiTheme="minorEastAsia" w:cstheme="minorEastAsia"/>
          </w:rPr>
          <w:t>)</w:t>
        </w:r>
      </w:ins>
      <w:ins w:id="1145" w:author="丧钟1420093349" w:date="2021-01-27T19:29:00Z">
        <w:r>
          <w:rPr>
            <w:rFonts w:hint="default" w:asciiTheme="minorEastAsia" w:hAnsiTheme="minorEastAsia" w:cstheme="minorEastAsia"/>
          </w:rPr>
          <w:t>所示</w:t>
        </w:r>
      </w:ins>
      <w:ins w:id="1146" w:author="丧钟1420093349" w:date="2021-01-27T19:35:07Z">
        <w:r>
          <w:rPr>
            <w:rFonts w:hint="default" w:asciiTheme="minorEastAsia" w:hAnsiTheme="minorEastAsia" w:cstheme="minorEastAsia"/>
          </w:rPr>
          <w:t>，</w:t>
        </w:r>
      </w:ins>
      <w:ins w:id="1147" w:author="丧钟1420093349" w:date="2021-01-27T19:35:13Z">
        <w:r>
          <w:rPr>
            <w:rFonts w:hint="default" w:asciiTheme="minorEastAsia" w:hAnsiTheme="minorEastAsia" w:cstheme="minorEastAsia"/>
          </w:rPr>
          <w:t>由图可知</w:t>
        </w:r>
      </w:ins>
      <w:ins w:id="1148" w:author="丧钟1420093349" w:date="2021-01-27T19:35:15Z">
        <w:r>
          <w:rPr>
            <w:rFonts w:hint="default" w:asciiTheme="minorEastAsia" w:hAnsiTheme="minorEastAsia" w:cstheme="minorEastAsia"/>
          </w:rPr>
          <w:t>，</w:t>
        </w:r>
      </w:ins>
      <w:ins w:id="1149" w:author="丧钟1420093349" w:date="2021-01-27T19:35:16Z">
        <w:r>
          <w:rPr>
            <w:rFonts w:hint="default" w:asciiTheme="minorEastAsia" w:hAnsiTheme="minorEastAsia" w:cstheme="minorEastAsia"/>
          </w:rPr>
          <w:t>随着</w:t>
        </w:r>
      </w:ins>
      <w:ins w:id="1150" w:author="丧钟1420093349" w:date="2021-01-27T19:35:30Z">
        <w:r>
          <w:rPr>
            <w:rFonts w:hint="default" w:asciiTheme="minorEastAsia" w:hAnsiTheme="minorEastAsia" w:cstheme="minorEastAsia"/>
          </w:rPr>
          <w:t>建筑物</w:t>
        </w:r>
      </w:ins>
      <w:ins w:id="1151" w:author="丧钟1420093349" w:date="2021-01-27T19:35:34Z">
        <w:r>
          <w:rPr>
            <w:rFonts w:hint="default" w:asciiTheme="minorEastAsia" w:hAnsiTheme="minorEastAsia" w:cstheme="minorEastAsia"/>
          </w:rPr>
          <w:t>内</w:t>
        </w:r>
      </w:ins>
      <w:ins w:id="1152" w:author="丧钟1420093349" w:date="2021-01-27T19:35:35Z">
        <w:r>
          <w:rPr>
            <w:rFonts w:hint="default" w:asciiTheme="minorEastAsia" w:hAnsiTheme="minorEastAsia" w:cstheme="minorEastAsia"/>
          </w:rPr>
          <w:t>同时</w:t>
        </w:r>
      </w:ins>
      <w:ins w:id="1153" w:author="丧钟1420093349" w:date="2021-01-27T19:35:36Z">
        <w:r>
          <w:rPr>
            <w:rFonts w:hint="default" w:asciiTheme="minorEastAsia" w:hAnsiTheme="minorEastAsia" w:cstheme="minorEastAsia"/>
          </w:rPr>
          <w:t>在场</w:t>
        </w:r>
      </w:ins>
      <w:ins w:id="1154" w:author="丧钟1420093349" w:date="2021-01-27T19:35:37Z">
        <w:r>
          <w:rPr>
            <w:rFonts w:hint="default" w:asciiTheme="minorEastAsia" w:hAnsiTheme="minorEastAsia" w:cstheme="minorEastAsia"/>
          </w:rPr>
          <w:t>的人数</w:t>
        </w:r>
      </w:ins>
      <w:ins w:id="1155" w:author="丧钟1420093349" w:date="2021-01-27T19:35:38Z">
        <w:r>
          <w:rPr>
            <w:rFonts w:hint="default" w:asciiTheme="minorEastAsia" w:hAnsiTheme="minorEastAsia" w:cstheme="minorEastAsia"/>
          </w:rPr>
          <w:t>的</w:t>
        </w:r>
      </w:ins>
      <w:ins w:id="1156" w:author="丧钟1420093349" w:date="2021-01-27T19:35:40Z">
        <w:r>
          <w:rPr>
            <w:rFonts w:hint="default" w:asciiTheme="minorEastAsia" w:hAnsiTheme="minorEastAsia" w:cstheme="minorEastAsia"/>
          </w:rPr>
          <w:t>增多，</w:t>
        </w:r>
      </w:ins>
      <w:ins w:id="1157" w:author="丧钟1420093349" w:date="2021-01-27T19:36:14Z">
        <w:r>
          <w:rPr>
            <w:rFonts w:hint="default" w:asciiTheme="minorEastAsia" w:hAnsiTheme="minorEastAsia" w:cstheme="minorEastAsia"/>
          </w:rPr>
          <w:t>完全不被</w:t>
        </w:r>
      </w:ins>
      <w:ins w:id="1158" w:author="丧钟1420093349" w:date="2021-01-27T19:36:20Z">
        <w:r>
          <w:rPr>
            <w:rFonts w:hint="default" w:asciiTheme="minorEastAsia" w:hAnsiTheme="minorEastAsia" w:cstheme="minorEastAsia"/>
          </w:rPr>
          <w:t>检测到的</w:t>
        </w:r>
      </w:ins>
      <w:ins w:id="1159" w:author="丧钟1420093349" w:date="2021-01-27T19:36:06Z">
        <w:r>
          <w:rPr>
            <w:rFonts w:hint="default" w:asciiTheme="minorEastAsia" w:hAnsiTheme="minorEastAsia" w:cstheme="minorEastAsia"/>
          </w:rPr>
          <w:t>人</w:t>
        </w:r>
      </w:ins>
      <w:ins w:id="1160" w:author="丧钟1420093349" w:date="2021-01-27T19:36:22Z">
        <w:r>
          <w:rPr>
            <w:rFonts w:hint="default" w:asciiTheme="minorEastAsia" w:hAnsiTheme="minorEastAsia" w:cstheme="minorEastAsia"/>
          </w:rPr>
          <w:t>数</w:t>
        </w:r>
      </w:ins>
      <w:ins w:id="1161" w:author="丧钟1420093349" w:date="2021-01-27T19:36:24Z">
        <w:r>
          <w:rPr>
            <w:rFonts w:hint="default" w:asciiTheme="minorEastAsia" w:hAnsiTheme="minorEastAsia" w:cstheme="minorEastAsia"/>
          </w:rPr>
          <w:t>会</w:t>
        </w:r>
      </w:ins>
      <w:ins w:id="1162" w:author="丧钟1420093349" w:date="2021-01-27T19:36:26Z">
        <w:r>
          <w:rPr>
            <w:rFonts w:hint="default" w:asciiTheme="minorEastAsia" w:hAnsiTheme="minorEastAsia" w:cstheme="minorEastAsia"/>
          </w:rPr>
          <w:t>增多</w:t>
        </w:r>
      </w:ins>
      <w:ins w:id="1163" w:author="丧钟1420093349" w:date="2021-01-27T19:36:39Z">
        <w:r>
          <w:rPr>
            <w:rFonts w:hint="default" w:asciiTheme="minorEastAsia" w:hAnsiTheme="minorEastAsia" w:cstheme="minorEastAsia"/>
          </w:rPr>
          <w:t>，</w:t>
        </w:r>
      </w:ins>
      <w:ins w:id="1164" w:author="丧钟1420093349" w:date="2021-01-27T19:36:40Z">
        <w:r>
          <w:rPr>
            <w:rFonts w:hint="default" w:asciiTheme="minorEastAsia" w:hAnsiTheme="minorEastAsia" w:cstheme="minorEastAsia"/>
          </w:rPr>
          <w:t>并且</w:t>
        </w:r>
      </w:ins>
      <w:ins w:id="1165" w:author="丧钟1420093349" w:date="2021-01-27T19:36:41Z">
        <w:r>
          <w:rPr>
            <w:rFonts w:hint="default" w:asciiTheme="minorEastAsia" w:hAnsiTheme="minorEastAsia" w:cstheme="minorEastAsia"/>
          </w:rPr>
          <w:t>增速</w:t>
        </w:r>
      </w:ins>
      <w:ins w:id="1166" w:author="丧钟1420093349" w:date="2021-01-27T19:36:55Z">
        <w:r>
          <w:rPr>
            <w:rFonts w:hint="default" w:asciiTheme="minorEastAsia" w:hAnsiTheme="minorEastAsia" w:cstheme="minorEastAsia"/>
          </w:rPr>
          <w:t>增大</w:t>
        </w:r>
      </w:ins>
      <w:ins w:id="1167" w:author="丧钟1420093349" w:date="2021-01-27T20:22:37Z">
        <w:r>
          <w:rPr>
            <w:rFonts w:hint="default" w:asciiTheme="minorEastAsia" w:hAnsiTheme="minorEastAsia" w:cstheme="minorEastAsia"/>
          </w:rPr>
          <w:t>。</w:t>
        </w:r>
      </w:ins>
      <w:ins w:id="1168" w:author="丧钟1420093349" w:date="2021-01-27T20:22:33Z">
        <w:r>
          <w:rPr>
            <w:rFonts w:hint="default" w:asciiTheme="minorEastAsia" w:hAnsiTheme="minorEastAsia" w:cstheme="minorEastAsia"/>
          </w:rPr>
          <w:t>在</w:t>
        </w:r>
      </w:ins>
      <w:ins w:id="1169" w:author="丧钟1420093349" w:date="2021-01-27T20:22:43Z">
        <w:r>
          <w:rPr>
            <w:rFonts w:hint="default" w:asciiTheme="minorEastAsia" w:hAnsiTheme="minorEastAsia" w:cstheme="minorEastAsia"/>
          </w:rPr>
          <w:t>建筑物内</w:t>
        </w:r>
      </w:ins>
      <w:ins w:id="1170" w:author="丧钟1420093349" w:date="2021-01-27T20:22:44Z">
        <w:r>
          <w:rPr>
            <w:rFonts w:hint="default" w:asciiTheme="minorEastAsia" w:hAnsiTheme="minorEastAsia" w:cstheme="minorEastAsia"/>
          </w:rPr>
          <w:t>人数</w:t>
        </w:r>
      </w:ins>
      <w:ins w:id="1171" w:author="丧钟1420093349" w:date="2021-01-27T20:22:46Z">
        <w:r>
          <w:rPr>
            <w:rFonts w:hint="default" w:asciiTheme="minorEastAsia" w:hAnsiTheme="minorEastAsia" w:cstheme="minorEastAsia"/>
          </w:rPr>
          <w:t>低于</w:t>
        </w:r>
      </w:ins>
      <w:ins w:id="1172" w:author="丧钟1420093349" w:date="2021-01-27T20:22:47Z">
        <w:r>
          <w:rPr>
            <w:rFonts w:hint="default" w:asciiTheme="minorEastAsia" w:hAnsiTheme="minorEastAsia" w:cstheme="minorEastAsia"/>
          </w:rPr>
          <w:t>300</w:t>
        </w:r>
      </w:ins>
      <w:ins w:id="1173" w:author="丧钟1420093349" w:date="2021-01-27T20:22:49Z">
        <w:r>
          <w:rPr>
            <w:rFonts w:hint="default" w:asciiTheme="minorEastAsia" w:hAnsiTheme="minorEastAsia" w:cstheme="minorEastAsia"/>
          </w:rPr>
          <w:t>时，</w:t>
        </w:r>
      </w:ins>
      <w:ins w:id="1174" w:author="丧钟1420093349" w:date="2021-01-27T20:22:56Z">
        <w:r>
          <w:rPr>
            <w:rFonts w:hint="default" w:asciiTheme="minorEastAsia" w:hAnsiTheme="minorEastAsia" w:cstheme="minorEastAsia"/>
          </w:rPr>
          <w:t>漏报率</w:t>
        </w:r>
      </w:ins>
      <w:ins w:id="1175" w:author="丧钟1420093349" w:date="2021-01-27T20:23:26Z">
        <w:r>
          <w:rPr>
            <w:rFonts w:hint="default" w:asciiTheme="minorEastAsia" w:hAnsiTheme="minorEastAsia" w:cstheme="minorEastAsia"/>
          </w:rPr>
          <w:t>最低</w:t>
        </w:r>
      </w:ins>
      <w:ins w:id="1176" w:author="丧钟1420093349" w:date="2021-01-27T20:23:28Z">
        <w:r>
          <w:rPr>
            <w:rFonts w:hint="default" w:asciiTheme="minorEastAsia" w:hAnsiTheme="minorEastAsia" w:cstheme="minorEastAsia"/>
          </w:rPr>
          <w:t>可以</w:t>
        </w:r>
      </w:ins>
      <w:ins w:id="1177" w:author="丧钟1420093349" w:date="2021-01-27T20:23:04Z">
        <w:r>
          <w:rPr>
            <w:rFonts w:hint="default" w:asciiTheme="minorEastAsia" w:hAnsiTheme="minorEastAsia" w:cstheme="minorEastAsia"/>
          </w:rPr>
          <w:t>低于</w:t>
        </w:r>
      </w:ins>
      <w:ins w:id="1178" w:author="丧钟1420093349" w:date="2021-01-27T20:23:05Z">
        <w:r>
          <w:rPr>
            <w:rFonts w:hint="default" w:asciiTheme="minorEastAsia" w:hAnsiTheme="minorEastAsia" w:cstheme="minorEastAsia"/>
          </w:rPr>
          <w:t>0</w:t>
        </w:r>
      </w:ins>
      <w:ins w:id="1179" w:author="丧钟1420093349" w:date="2021-01-27T20:23:06Z">
        <w:r>
          <w:rPr>
            <w:rFonts w:hint="default" w:asciiTheme="minorEastAsia" w:hAnsiTheme="minorEastAsia" w:cstheme="minorEastAsia"/>
          </w:rPr>
          <w:t>.06</w:t>
        </w:r>
      </w:ins>
      <w:ins w:id="1180" w:author="丧钟1420093349" w:date="2021-01-27T20:23:07Z">
        <w:r>
          <w:rPr>
            <w:rFonts w:hint="default" w:asciiTheme="minorEastAsia" w:hAnsiTheme="minorEastAsia" w:cstheme="minorEastAsia"/>
          </w:rPr>
          <w:t>%</w:t>
        </w:r>
      </w:ins>
      <w:ins w:id="1181" w:author="丧钟1420093349" w:date="2021-01-27T19:29:01Z">
        <w:r>
          <w:rPr>
            <w:rFonts w:hint="default" w:asciiTheme="minorEastAsia" w:hAnsiTheme="minorEastAsia" w:cstheme="minorEastAsia"/>
          </w:rPr>
          <w:t>。</w:t>
        </w:r>
      </w:ins>
    </w:p>
    <w:p>
      <w:pPr>
        <w:widowControl w:val="0"/>
        <w:ind w:firstLine="567"/>
        <w:jc w:val="both"/>
        <w:rPr>
          <w:ins w:id="1183" w:author="丧钟1420093349" w:date="2021-01-27T18:50:10Z"/>
          <w:rFonts w:hint="default" w:asciiTheme="minorEastAsia" w:hAnsiTheme="minorEastAsia" w:cstheme="minorEastAsia"/>
        </w:rPr>
        <w:pPrChange w:id="1182" w:author="丧钟1420093349" w:date="2021-01-26T20:22:56Z">
          <w:pPr>
            <w:widowControl w:val="0"/>
            <w:ind w:firstLine="567"/>
            <w:jc w:val="both"/>
          </w:pPr>
        </w:pPrChange>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Change w:id="1184" w:author="丧钟1420093349" w:date="2021-01-27T19:04:53Z">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PrChange>
      </w:tblPr>
      <w:tblGrid>
        <w:gridCol w:w="1308"/>
        <w:gridCol w:w="1308"/>
        <w:gridCol w:w="1308"/>
        <w:gridCol w:w="1308"/>
        <w:gridCol w:w="1308"/>
        <w:gridCol w:w="1308"/>
        <w:gridCol w:w="1308"/>
        <w:tblGridChange w:id="1185">
          <w:tblGrid>
            <w:gridCol w:w="1154"/>
            <w:gridCol w:w="154"/>
            <w:gridCol w:w="1000"/>
            <w:gridCol w:w="308"/>
            <w:gridCol w:w="846"/>
            <w:gridCol w:w="462"/>
            <w:gridCol w:w="692"/>
            <w:gridCol w:w="616"/>
            <w:gridCol w:w="538"/>
            <w:gridCol w:w="770"/>
            <w:gridCol w:w="384"/>
            <w:gridCol w:w="924"/>
            <w:gridCol w:w="230"/>
            <w:gridCol w:w="1078"/>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Change w:id="1187" w:author="丧钟1420093349" w:date="2021-01-27T19:04:5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blPrExChange>
        </w:tblPrEx>
        <w:trPr>
          <w:trHeight w:val="642" w:hRule="atLeast"/>
          <w:ins w:id="1186" w:author="丧钟1420093349" w:date="2021-01-27T18:51:02Z"/>
          <w:trPrChange w:id="1187" w:author="丧钟1420093349" w:date="2021-01-27T19:04:53Z">
            <w:trPr>
              <w:gridAfter w:val="1"/>
              <w:trHeight w:val="626" w:hRule="atLeast"/>
            </w:trPr>
          </w:trPrChange>
        </w:trPr>
        <w:tc>
          <w:tcPr>
            <w:tcW w:w="1308" w:type="dxa"/>
            <w:tcPrChange w:id="1188" w:author="丧钟1420093349" w:date="2021-01-27T19:04:53Z">
              <w:tcPr>
                <w:tcW w:w="1154" w:type="dxa"/>
                <w:tcPrChange w:id="1189" w:author="丧钟1420093349" w:date="2021-01-27T19:04:53Z">
                  <w:tcPr>
                    <w:tcW w:w="1019" w:type="dxa"/>
                    <w:tcPrChange w:id="1190" w:author="丧钟1420093349" w:date="2021-01-27T19:04:53Z">
                      <w:tcPr>
                        <w:tcW w:w="923" w:type="dxa"/>
                      </w:tcPr>
                    </w:tcPrChange>
                  </w:tcPr>
                </w:tcPrChange>
              </w:tcPr>
            </w:tcPrChange>
          </w:tcPr>
          <w:p>
            <w:pPr>
              <w:widowControl w:val="0"/>
              <w:jc w:val="both"/>
              <w:rPr>
                <w:ins w:id="1191" w:author="丧钟1420093349" w:date="2021-01-27T18:51:02Z"/>
                <w:rFonts w:hint="default" w:asciiTheme="minorEastAsia" w:hAnsiTheme="minorEastAsia" w:cstheme="minorEastAsia"/>
                <w:vertAlign w:val="baseline"/>
              </w:rPr>
            </w:pPr>
            <w:ins w:id="1192" w:author="丧钟1420093349" w:date="2021-01-27T19:05:10Z">
              <w:r>
                <w:rPr>
                  <w:rFonts w:hint="default" w:asciiTheme="minorEastAsia" w:hAnsiTheme="minorEastAsia" w:cstheme="minorEastAsia"/>
                  <w:vertAlign w:val="baseline"/>
                </w:rPr>
                <w:t>并发</w:t>
              </w:r>
            </w:ins>
            <w:ins w:id="1193" w:author="丧钟1420093349" w:date="2021-01-27T19:05:13Z">
              <w:r>
                <w:rPr>
                  <w:rFonts w:hint="default" w:asciiTheme="minorEastAsia" w:hAnsiTheme="minorEastAsia" w:cstheme="minorEastAsia"/>
                  <w:vertAlign w:val="baseline"/>
                </w:rPr>
                <w:t>移动设备</w:t>
              </w:r>
            </w:ins>
            <w:ins w:id="1194" w:author="丧钟1420093349" w:date="2021-01-27T19:05:14Z">
              <w:r>
                <w:rPr>
                  <w:rFonts w:hint="default" w:asciiTheme="minorEastAsia" w:hAnsiTheme="minorEastAsia" w:cstheme="minorEastAsia"/>
                  <w:vertAlign w:val="baseline"/>
                </w:rPr>
                <w:t>数量</w:t>
              </w:r>
            </w:ins>
          </w:p>
        </w:tc>
        <w:tc>
          <w:tcPr>
            <w:tcW w:w="1308" w:type="dxa"/>
            <w:tcPrChange w:id="1195" w:author="丧钟1420093349" w:date="2021-01-27T19:04:53Z">
              <w:tcPr>
                <w:tcW w:w="1154" w:type="dxa"/>
                <w:gridSpan w:val="2"/>
                <w:tcPrChange w:id="1196" w:author="丧钟1420093349" w:date="2021-01-27T19:04:53Z">
                  <w:tcPr>
                    <w:tcW w:w="1019" w:type="dxa"/>
                    <w:tcPrChange w:id="1197" w:author="丧钟1420093349" w:date="2021-01-27T19:04:53Z">
                      <w:tcPr>
                        <w:tcW w:w="923" w:type="dxa"/>
                      </w:tcPr>
                    </w:tcPrChange>
                  </w:tcPr>
                </w:tcPrChange>
              </w:tcPr>
            </w:tcPrChange>
          </w:tcPr>
          <w:p>
            <w:pPr>
              <w:widowControl w:val="0"/>
              <w:jc w:val="both"/>
              <w:rPr>
                <w:ins w:id="1198" w:author="丧钟1420093349" w:date="2021-01-27T18:51:02Z"/>
                <w:rFonts w:hint="default" w:asciiTheme="minorEastAsia" w:hAnsiTheme="minorEastAsia" w:cstheme="minorEastAsia"/>
                <w:vertAlign w:val="baseline"/>
              </w:rPr>
            </w:pPr>
            <w:ins w:id="1199" w:author="丧钟1420093349" w:date="2021-01-27T19:05:24Z">
              <w:r>
                <w:rPr>
                  <w:rFonts w:hint="default" w:asciiTheme="minorEastAsia" w:hAnsiTheme="minorEastAsia" w:cstheme="minorEastAsia"/>
                  <w:vertAlign w:val="baseline"/>
                </w:rPr>
                <w:t>3</w:t>
              </w:r>
            </w:ins>
          </w:p>
        </w:tc>
        <w:tc>
          <w:tcPr>
            <w:tcW w:w="1308" w:type="dxa"/>
            <w:tcPrChange w:id="1200" w:author="丧钟1420093349" w:date="2021-01-27T19:04:53Z">
              <w:tcPr>
                <w:tcW w:w="1154" w:type="dxa"/>
                <w:gridSpan w:val="2"/>
                <w:tcPrChange w:id="1201" w:author="丧钟1420093349" w:date="2021-01-27T19:04:53Z">
                  <w:tcPr>
                    <w:tcW w:w="1019" w:type="dxa"/>
                    <w:tcPrChange w:id="1202" w:author="丧钟1420093349" w:date="2021-01-27T19:04:53Z">
                      <w:tcPr>
                        <w:tcW w:w="923" w:type="dxa"/>
                      </w:tcPr>
                    </w:tcPrChange>
                  </w:tcPr>
                </w:tcPrChange>
              </w:tcPr>
            </w:tcPrChange>
          </w:tcPr>
          <w:p>
            <w:pPr>
              <w:widowControl w:val="0"/>
              <w:jc w:val="both"/>
              <w:rPr>
                <w:ins w:id="1203" w:author="丧钟1420093349" w:date="2021-01-27T18:51:02Z"/>
                <w:rFonts w:hint="default" w:asciiTheme="minorEastAsia" w:hAnsiTheme="minorEastAsia" w:cstheme="minorEastAsia"/>
                <w:vertAlign w:val="baseline"/>
              </w:rPr>
            </w:pPr>
            <w:ins w:id="1204" w:author="丧钟1420093349" w:date="2021-01-27T19:05:25Z">
              <w:r>
                <w:rPr>
                  <w:rFonts w:hint="default" w:asciiTheme="minorEastAsia" w:hAnsiTheme="minorEastAsia" w:cstheme="minorEastAsia"/>
                  <w:vertAlign w:val="baseline"/>
                </w:rPr>
                <w:t>4</w:t>
              </w:r>
            </w:ins>
          </w:p>
        </w:tc>
        <w:tc>
          <w:tcPr>
            <w:tcW w:w="1308" w:type="dxa"/>
            <w:tcPrChange w:id="1205" w:author="丧钟1420093349" w:date="2021-01-27T19:04:53Z">
              <w:tcPr>
                <w:tcW w:w="1154" w:type="dxa"/>
                <w:gridSpan w:val="2"/>
                <w:tcPrChange w:id="1206" w:author="丧钟1420093349" w:date="2021-01-27T19:04:53Z">
                  <w:tcPr>
                    <w:tcW w:w="1019" w:type="dxa"/>
                    <w:tcPrChange w:id="1207" w:author="丧钟1420093349" w:date="2021-01-27T19:04:53Z">
                      <w:tcPr>
                        <w:tcW w:w="923" w:type="dxa"/>
                      </w:tcPr>
                    </w:tcPrChange>
                  </w:tcPr>
                </w:tcPrChange>
              </w:tcPr>
            </w:tcPrChange>
          </w:tcPr>
          <w:p>
            <w:pPr>
              <w:widowControl w:val="0"/>
              <w:jc w:val="both"/>
              <w:rPr>
                <w:ins w:id="1208" w:author="丧钟1420093349" w:date="2021-01-27T18:51:02Z"/>
                <w:rFonts w:hint="default" w:asciiTheme="minorEastAsia" w:hAnsiTheme="minorEastAsia" w:cstheme="minorEastAsia"/>
                <w:vertAlign w:val="baseline"/>
              </w:rPr>
            </w:pPr>
            <w:ins w:id="1209" w:author="丧钟1420093349" w:date="2021-01-27T19:05:26Z">
              <w:r>
                <w:rPr>
                  <w:rFonts w:hint="default" w:asciiTheme="minorEastAsia" w:hAnsiTheme="minorEastAsia" w:cstheme="minorEastAsia"/>
                  <w:vertAlign w:val="baseline"/>
                </w:rPr>
                <w:t>5</w:t>
              </w:r>
            </w:ins>
          </w:p>
        </w:tc>
        <w:tc>
          <w:tcPr>
            <w:tcW w:w="1308" w:type="dxa"/>
            <w:tcPrChange w:id="1210" w:author="丧钟1420093349" w:date="2021-01-27T19:04:53Z">
              <w:tcPr>
                <w:tcW w:w="1154" w:type="dxa"/>
                <w:gridSpan w:val="2"/>
                <w:tcPrChange w:id="1211" w:author="丧钟1420093349" w:date="2021-01-27T19:04:53Z">
                  <w:tcPr>
                    <w:tcW w:w="1020" w:type="dxa"/>
                    <w:tcPrChange w:id="1212" w:author="丧钟1420093349" w:date="2021-01-27T19:04:53Z">
                      <w:tcPr>
                        <w:tcW w:w="924" w:type="dxa"/>
                      </w:tcPr>
                    </w:tcPrChange>
                  </w:tcPr>
                </w:tcPrChange>
              </w:tcPr>
            </w:tcPrChange>
          </w:tcPr>
          <w:p>
            <w:pPr>
              <w:widowControl w:val="0"/>
              <w:jc w:val="both"/>
              <w:rPr>
                <w:ins w:id="1213" w:author="丧钟1420093349" w:date="2021-01-27T18:51:02Z"/>
                <w:rFonts w:hint="default" w:asciiTheme="minorEastAsia" w:hAnsiTheme="minorEastAsia" w:cstheme="minorEastAsia"/>
                <w:vertAlign w:val="baseline"/>
              </w:rPr>
            </w:pPr>
            <w:ins w:id="1214" w:author="丧钟1420093349" w:date="2021-01-27T19:05:27Z">
              <w:r>
                <w:rPr>
                  <w:rFonts w:hint="default" w:asciiTheme="minorEastAsia" w:hAnsiTheme="minorEastAsia" w:cstheme="minorEastAsia"/>
                  <w:vertAlign w:val="baseline"/>
                </w:rPr>
                <w:t>6</w:t>
              </w:r>
            </w:ins>
          </w:p>
        </w:tc>
        <w:tc>
          <w:tcPr>
            <w:tcW w:w="1308" w:type="dxa"/>
            <w:tcPrChange w:id="1215" w:author="丧钟1420093349" w:date="2021-01-27T19:04:53Z">
              <w:tcPr>
                <w:tcW w:w="1154" w:type="dxa"/>
                <w:gridSpan w:val="2"/>
                <w:tcPrChange w:id="1216" w:author="丧钟1420093349" w:date="2021-01-27T19:04:53Z">
                  <w:tcPr>
                    <w:tcW w:w="1020" w:type="dxa"/>
                    <w:tcPrChange w:id="1217" w:author="丧钟1420093349" w:date="2021-01-27T19:04:53Z">
                      <w:tcPr>
                        <w:tcW w:w="924" w:type="dxa"/>
                      </w:tcPr>
                    </w:tcPrChange>
                  </w:tcPr>
                </w:tcPrChange>
              </w:tcPr>
            </w:tcPrChange>
          </w:tcPr>
          <w:p>
            <w:pPr>
              <w:widowControl w:val="0"/>
              <w:jc w:val="both"/>
              <w:rPr>
                <w:ins w:id="1218" w:author="丧钟1420093349" w:date="2021-01-27T18:51:02Z"/>
                <w:rFonts w:hint="default" w:asciiTheme="minorEastAsia" w:hAnsiTheme="minorEastAsia" w:cstheme="minorEastAsia"/>
                <w:vertAlign w:val="baseline"/>
              </w:rPr>
            </w:pPr>
            <w:ins w:id="1219" w:author="丧钟1420093349" w:date="2021-01-27T19:05:28Z">
              <w:r>
                <w:rPr>
                  <w:rFonts w:hint="default" w:asciiTheme="minorEastAsia" w:hAnsiTheme="minorEastAsia" w:cstheme="minorEastAsia"/>
                  <w:vertAlign w:val="baseline"/>
                </w:rPr>
                <w:t>7</w:t>
              </w:r>
            </w:ins>
          </w:p>
        </w:tc>
        <w:tc>
          <w:tcPr>
            <w:tcW w:w="1308" w:type="dxa"/>
            <w:tcPrChange w:id="1220" w:author="丧钟1420093349" w:date="2021-01-27T19:04:53Z">
              <w:tcPr>
                <w:tcW w:w="1154" w:type="dxa"/>
                <w:gridSpan w:val="2"/>
                <w:tcPrChange w:id="1221" w:author="丧钟1420093349" w:date="2021-01-27T19:04:53Z">
                  <w:tcPr>
                    <w:tcW w:w="1020" w:type="dxa"/>
                    <w:tcPrChange w:id="1222" w:author="丧钟1420093349" w:date="2021-01-27T19:04:53Z">
                      <w:tcPr>
                        <w:tcW w:w="924" w:type="dxa"/>
                      </w:tcPr>
                    </w:tcPrChange>
                  </w:tcPr>
                </w:tcPrChange>
              </w:tcPr>
            </w:tcPrChange>
          </w:tcPr>
          <w:p>
            <w:pPr>
              <w:widowControl w:val="0"/>
              <w:jc w:val="both"/>
              <w:rPr>
                <w:ins w:id="1223" w:author="丧钟1420093349" w:date="2021-01-27T18:51:02Z"/>
                <w:rFonts w:hint="default" w:asciiTheme="minorEastAsia" w:hAnsiTheme="minorEastAsia" w:cstheme="minorEastAsia"/>
                <w:vertAlign w:val="baseline"/>
              </w:rPr>
            </w:pPr>
            <w:ins w:id="1224" w:author="丧钟1420093349" w:date="2021-01-27T19:05:29Z">
              <w:r>
                <w:rPr>
                  <w:rFonts w:hint="default" w:asciiTheme="minorEastAsia" w:hAnsiTheme="minorEastAsia" w:cstheme="minorEastAsia"/>
                  <w:vertAlign w:val="baseline"/>
                </w:rPr>
                <w:t>8</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Change w:id="1226" w:author="丧钟1420093349" w:date="2021-01-27T19:04:53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blPrExChange>
        </w:tblPrEx>
        <w:trPr>
          <w:trHeight w:val="683" w:hRule="atLeast"/>
          <w:ins w:id="1225" w:author="丧钟1420093349" w:date="2021-01-27T18:51:02Z"/>
          <w:trPrChange w:id="1226" w:author="丧钟1420093349" w:date="2021-01-27T19:04:53Z">
            <w:trPr>
              <w:gridAfter w:val="1"/>
              <w:trHeight w:val="657" w:hRule="atLeast"/>
            </w:trPr>
          </w:trPrChange>
        </w:trPr>
        <w:tc>
          <w:tcPr>
            <w:tcW w:w="1308" w:type="dxa"/>
            <w:vAlign w:val="top"/>
            <w:tcPrChange w:id="1227" w:author="丧钟1420093349" w:date="2021-01-27T19:04:53Z">
              <w:tcPr>
                <w:tcW w:w="1154" w:type="dxa"/>
                <w:tcPrChange w:id="1228" w:author="丧钟1420093349" w:date="2021-01-27T19:04:53Z">
                  <w:tcPr>
                    <w:tcW w:w="1019" w:type="dxa"/>
                    <w:tcPrChange w:id="1229" w:author="丧钟1420093349" w:date="2021-01-27T19:04:53Z">
                      <w:tcPr>
                        <w:tcW w:w="923" w:type="dxa"/>
                      </w:tcPr>
                    </w:tcPrChange>
                  </w:tcPr>
                </w:tcPrChange>
              </w:tcPr>
            </w:tcPrChange>
          </w:tcPr>
          <w:p>
            <w:pPr>
              <w:widowControl w:val="0"/>
              <w:jc w:val="both"/>
              <w:rPr>
                <w:ins w:id="1230" w:author="丧钟1420093349" w:date="2021-01-27T18:51:02Z"/>
                <w:rFonts w:hint="default" w:asciiTheme="minorEastAsia" w:hAnsiTheme="minorEastAsia" w:eastAsiaTheme="minorEastAsia" w:cstheme="minorEastAsia"/>
                <w:sz w:val="24"/>
                <w:szCs w:val="24"/>
                <w:vertAlign w:val="baseline"/>
                <w:lang w:eastAsia="zh-CN" w:bidi="ar-SA"/>
              </w:rPr>
            </w:pPr>
            <w:r>
              <w:rPr>
                <w:rFonts w:hint="default" w:asciiTheme="minorEastAsia" w:hAnsiTheme="minorEastAsia" w:cstheme="minorEastAsia"/>
                <w:vertAlign w:val="baseline"/>
              </w:rPr>
              <w:t>丢包率</w:t>
            </w:r>
          </w:p>
        </w:tc>
        <w:tc>
          <w:tcPr>
            <w:tcW w:w="1308" w:type="dxa"/>
            <w:vAlign w:val="top"/>
            <w:tcPrChange w:id="1231" w:author="丧钟1420093349" w:date="2021-01-27T19:04:53Z">
              <w:tcPr>
                <w:tcW w:w="1154" w:type="dxa"/>
                <w:gridSpan w:val="2"/>
                <w:tcPrChange w:id="1232" w:author="丧钟1420093349" w:date="2021-01-27T19:04:53Z">
                  <w:tcPr>
                    <w:tcW w:w="1019" w:type="dxa"/>
                    <w:tcPrChange w:id="1233" w:author="丧钟1420093349" w:date="2021-01-27T19:04:53Z">
                      <w:tcPr>
                        <w:tcW w:w="923" w:type="dxa"/>
                      </w:tcPr>
                    </w:tcPrChange>
                  </w:tcPr>
                </w:tcPrChange>
              </w:tcPr>
            </w:tcPrChange>
          </w:tcPr>
          <w:p>
            <w:pPr>
              <w:widowControl w:val="0"/>
              <w:jc w:val="both"/>
              <w:rPr>
                <w:ins w:id="1234" w:author="丧钟1420093349" w:date="2021-01-27T18:51:02Z"/>
                <w:rFonts w:hint="default" w:asciiTheme="minorEastAsia" w:hAnsiTheme="minorEastAsia" w:eastAsiaTheme="minorEastAsia" w:cstheme="minorEastAsia"/>
                <w:sz w:val="24"/>
                <w:szCs w:val="24"/>
                <w:vertAlign w:val="baseline"/>
                <w:lang w:eastAsia="zh-CN" w:bidi="ar-SA"/>
              </w:rPr>
            </w:pPr>
            <w:r>
              <w:rPr>
                <w:rFonts w:hint="default" w:asciiTheme="minorEastAsia" w:hAnsiTheme="minorEastAsia" w:cstheme="minorEastAsia"/>
                <w:vertAlign w:val="baseline"/>
              </w:rPr>
              <w:t>0</w:t>
            </w:r>
          </w:p>
        </w:tc>
        <w:tc>
          <w:tcPr>
            <w:tcW w:w="1308" w:type="dxa"/>
            <w:vAlign w:val="top"/>
            <w:tcPrChange w:id="1235" w:author="丧钟1420093349" w:date="2021-01-27T19:04:53Z">
              <w:tcPr>
                <w:tcW w:w="1154" w:type="dxa"/>
                <w:gridSpan w:val="2"/>
                <w:tcPrChange w:id="1236" w:author="丧钟1420093349" w:date="2021-01-27T19:04:53Z">
                  <w:tcPr>
                    <w:tcW w:w="1019" w:type="dxa"/>
                    <w:tcPrChange w:id="1237" w:author="丧钟1420093349" w:date="2021-01-27T19:04:53Z">
                      <w:tcPr>
                        <w:tcW w:w="923" w:type="dxa"/>
                      </w:tcPr>
                    </w:tcPrChange>
                  </w:tcPr>
                </w:tcPrChange>
              </w:tcPr>
            </w:tcPrChange>
          </w:tcPr>
          <w:p>
            <w:pPr>
              <w:widowControl w:val="0"/>
              <w:jc w:val="both"/>
              <w:rPr>
                <w:ins w:id="1238" w:author="丧钟1420093349" w:date="2021-01-27T18:51:02Z"/>
                <w:rFonts w:hint="default" w:asciiTheme="minorEastAsia" w:hAnsiTheme="minorEastAsia" w:eastAsiaTheme="minorEastAsia" w:cstheme="minorEastAsia"/>
                <w:sz w:val="24"/>
                <w:szCs w:val="24"/>
                <w:vertAlign w:val="baseline"/>
                <w:lang w:eastAsia="zh-CN" w:bidi="ar-SA"/>
              </w:rPr>
            </w:pPr>
            <w:ins w:id="1239" w:author="丧钟1420093349" w:date="2021-01-27T19:53:52Z">
              <w:r>
                <w:rPr>
                  <w:rFonts w:hint="default" w:asciiTheme="minorEastAsia" w:hAnsiTheme="minorEastAsia" w:cstheme="minorEastAsia"/>
                  <w:vertAlign w:val="baseline"/>
                </w:rPr>
                <w:t>s</w:t>
              </w:r>
            </w:ins>
            <w:r>
              <w:rPr>
                <w:rFonts w:hint="default" w:asciiTheme="minorEastAsia" w:hAnsiTheme="minorEastAsia" w:cstheme="minorEastAsia"/>
                <w:vertAlign w:val="baseline"/>
              </w:rPr>
              <w:t>2%</w:t>
            </w:r>
          </w:p>
        </w:tc>
        <w:tc>
          <w:tcPr>
            <w:tcW w:w="1308" w:type="dxa"/>
            <w:vAlign w:val="top"/>
            <w:tcPrChange w:id="1240" w:author="丧钟1420093349" w:date="2021-01-27T19:04:53Z">
              <w:tcPr>
                <w:tcW w:w="1154" w:type="dxa"/>
                <w:gridSpan w:val="2"/>
                <w:tcPrChange w:id="1241" w:author="丧钟1420093349" w:date="2021-01-27T19:04:53Z">
                  <w:tcPr>
                    <w:tcW w:w="1019" w:type="dxa"/>
                    <w:tcPrChange w:id="1242" w:author="丧钟1420093349" w:date="2021-01-27T19:04:53Z">
                      <w:tcPr>
                        <w:tcW w:w="923" w:type="dxa"/>
                      </w:tcPr>
                    </w:tcPrChange>
                  </w:tcPr>
                </w:tcPrChange>
              </w:tcPr>
            </w:tcPrChange>
          </w:tcPr>
          <w:p>
            <w:pPr>
              <w:widowControl w:val="0"/>
              <w:jc w:val="both"/>
              <w:rPr>
                <w:ins w:id="1243" w:author="丧钟1420093349" w:date="2021-01-27T18:51:02Z"/>
                <w:rFonts w:hint="default" w:asciiTheme="minorEastAsia" w:hAnsiTheme="minorEastAsia" w:eastAsiaTheme="minorEastAsia" w:cstheme="minorEastAsia"/>
                <w:sz w:val="24"/>
                <w:szCs w:val="24"/>
                <w:vertAlign w:val="baseline"/>
                <w:lang w:eastAsia="zh-CN" w:bidi="ar-SA"/>
              </w:rPr>
            </w:pPr>
            <w:r>
              <w:rPr>
                <w:rFonts w:hint="default" w:asciiTheme="minorEastAsia" w:hAnsiTheme="minorEastAsia" w:cstheme="minorEastAsia"/>
                <w:vertAlign w:val="baseline"/>
              </w:rPr>
              <w:t>8%</w:t>
            </w:r>
          </w:p>
        </w:tc>
        <w:tc>
          <w:tcPr>
            <w:tcW w:w="1308" w:type="dxa"/>
            <w:vAlign w:val="top"/>
            <w:tcPrChange w:id="1244" w:author="丧钟1420093349" w:date="2021-01-27T19:04:53Z">
              <w:tcPr>
                <w:tcW w:w="1154" w:type="dxa"/>
                <w:gridSpan w:val="2"/>
                <w:tcPrChange w:id="1245" w:author="丧钟1420093349" w:date="2021-01-27T19:04:53Z">
                  <w:tcPr>
                    <w:tcW w:w="1020" w:type="dxa"/>
                    <w:tcPrChange w:id="1246" w:author="丧钟1420093349" w:date="2021-01-27T19:04:53Z">
                      <w:tcPr>
                        <w:tcW w:w="924" w:type="dxa"/>
                      </w:tcPr>
                    </w:tcPrChange>
                  </w:tcPr>
                </w:tcPrChange>
              </w:tcPr>
            </w:tcPrChange>
          </w:tcPr>
          <w:p>
            <w:pPr>
              <w:widowControl w:val="0"/>
              <w:jc w:val="both"/>
              <w:rPr>
                <w:ins w:id="1247" w:author="丧钟1420093349" w:date="2021-01-27T18:51:02Z"/>
                <w:rFonts w:hint="default" w:asciiTheme="minorEastAsia" w:hAnsiTheme="minorEastAsia" w:eastAsiaTheme="minorEastAsia" w:cstheme="minorEastAsia"/>
                <w:sz w:val="24"/>
                <w:szCs w:val="24"/>
                <w:vertAlign w:val="baseline"/>
                <w:lang w:eastAsia="zh-CN" w:bidi="ar-SA"/>
              </w:rPr>
            </w:pPr>
            <w:r>
              <w:rPr>
                <w:rFonts w:hint="default" w:asciiTheme="minorEastAsia" w:hAnsiTheme="minorEastAsia" w:cstheme="minorEastAsia"/>
                <w:vertAlign w:val="baseline"/>
              </w:rPr>
              <w:t>11.3%</w:t>
            </w:r>
          </w:p>
        </w:tc>
        <w:tc>
          <w:tcPr>
            <w:tcW w:w="1308" w:type="dxa"/>
            <w:vAlign w:val="top"/>
            <w:tcPrChange w:id="1248" w:author="丧钟1420093349" w:date="2021-01-27T19:04:53Z">
              <w:tcPr>
                <w:tcW w:w="1154" w:type="dxa"/>
                <w:gridSpan w:val="2"/>
                <w:tcPrChange w:id="1249" w:author="丧钟1420093349" w:date="2021-01-27T19:04:53Z">
                  <w:tcPr>
                    <w:tcW w:w="1020" w:type="dxa"/>
                    <w:tcPrChange w:id="1250" w:author="丧钟1420093349" w:date="2021-01-27T19:04:53Z">
                      <w:tcPr>
                        <w:tcW w:w="924" w:type="dxa"/>
                      </w:tcPr>
                    </w:tcPrChange>
                  </w:tcPr>
                </w:tcPrChange>
              </w:tcPr>
            </w:tcPrChange>
          </w:tcPr>
          <w:p>
            <w:pPr>
              <w:widowControl w:val="0"/>
              <w:jc w:val="both"/>
              <w:rPr>
                <w:ins w:id="1251" w:author="丧钟1420093349" w:date="2021-01-27T18:51:02Z"/>
                <w:rFonts w:hint="default" w:asciiTheme="minorEastAsia" w:hAnsiTheme="minorEastAsia" w:eastAsiaTheme="minorEastAsia" w:cstheme="minorEastAsia"/>
                <w:sz w:val="24"/>
                <w:szCs w:val="24"/>
                <w:vertAlign w:val="baseline"/>
                <w:lang w:eastAsia="zh-CN" w:bidi="ar-SA"/>
              </w:rPr>
            </w:pPr>
            <w:r>
              <w:rPr>
                <w:rFonts w:hint="default" w:asciiTheme="minorEastAsia" w:hAnsiTheme="minorEastAsia" w:cstheme="minorEastAsia"/>
                <w:vertAlign w:val="baseline"/>
              </w:rPr>
              <w:t>13.7%</w:t>
            </w:r>
          </w:p>
        </w:tc>
        <w:tc>
          <w:tcPr>
            <w:tcW w:w="1308" w:type="dxa"/>
            <w:vAlign w:val="top"/>
            <w:tcPrChange w:id="1252" w:author="丧钟1420093349" w:date="2021-01-27T19:04:53Z">
              <w:tcPr>
                <w:tcW w:w="1154" w:type="dxa"/>
                <w:gridSpan w:val="2"/>
                <w:tcPrChange w:id="1253" w:author="丧钟1420093349" w:date="2021-01-27T19:04:53Z">
                  <w:tcPr>
                    <w:tcW w:w="1020" w:type="dxa"/>
                    <w:tcPrChange w:id="1254" w:author="丧钟1420093349" w:date="2021-01-27T19:04:53Z">
                      <w:tcPr>
                        <w:tcW w:w="924" w:type="dxa"/>
                      </w:tcPr>
                    </w:tcPrChange>
                  </w:tcPr>
                </w:tcPrChange>
              </w:tcPr>
            </w:tcPrChange>
          </w:tcPr>
          <w:p>
            <w:pPr>
              <w:widowControl w:val="0"/>
              <w:jc w:val="both"/>
              <w:rPr>
                <w:ins w:id="1255" w:author="丧钟1420093349" w:date="2021-01-27T18:51:02Z"/>
                <w:rFonts w:hint="default" w:asciiTheme="minorEastAsia" w:hAnsiTheme="minorEastAsia" w:eastAsiaTheme="minorEastAsia" w:cstheme="minorEastAsia"/>
                <w:sz w:val="24"/>
                <w:szCs w:val="24"/>
                <w:vertAlign w:val="baseline"/>
                <w:lang w:eastAsia="zh-CN" w:bidi="ar-SA"/>
              </w:rPr>
            </w:pPr>
            <w:r>
              <w:rPr>
                <w:rFonts w:hint="default" w:asciiTheme="minorEastAsia" w:hAnsiTheme="minorEastAsia" w:cstheme="minorEastAsia"/>
                <w:vertAlign w:val="baseline"/>
              </w:rPr>
              <w:t>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3" w:hRule="atLeast"/>
          <w:ins w:id="1256" w:author="丧钟1420093349" w:date="2021-01-27T19:04:55Z"/>
        </w:trPr>
        <w:tc>
          <w:tcPr>
            <w:tcW w:w="1308" w:type="dxa"/>
            <w:vAlign w:val="top"/>
          </w:tcPr>
          <w:p>
            <w:pPr>
              <w:widowControl w:val="0"/>
              <w:jc w:val="both"/>
              <w:rPr>
                <w:ins w:id="1257" w:author="丧钟1420093349" w:date="2021-01-27T19:04:55Z"/>
                <w:rFonts w:hint="default" w:asciiTheme="minorEastAsia" w:hAnsiTheme="minorEastAsia" w:eastAsiaTheme="minorEastAsia" w:cstheme="minorEastAsia"/>
                <w:sz w:val="24"/>
                <w:szCs w:val="24"/>
                <w:vertAlign w:val="baseline"/>
                <w:lang w:eastAsia="zh-CN" w:bidi="ar-SA"/>
              </w:rPr>
            </w:pPr>
            <w:ins w:id="1258" w:author="丧钟1420093349" w:date="2021-01-27T20:10:51Z">
              <w:r>
                <w:rPr>
                  <w:rFonts w:hint="default" w:asciiTheme="minorEastAsia" w:hAnsiTheme="minorEastAsia" w:cstheme="minorEastAsia"/>
                  <w:vertAlign w:val="baseline"/>
                </w:rPr>
                <w:t>最多</w:t>
              </w:r>
            </w:ins>
            <w:r>
              <w:rPr>
                <w:rFonts w:hint="default" w:asciiTheme="minorEastAsia" w:hAnsiTheme="minorEastAsia" w:cstheme="minorEastAsia"/>
                <w:vertAlign w:val="baseline"/>
              </w:rPr>
              <w:t>支持</w:t>
            </w:r>
            <w:ins w:id="1259" w:author="丧钟1420093349" w:date="2021-01-27T19:08:34Z">
              <w:r>
                <w:rPr>
                  <w:rFonts w:hint="default" w:asciiTheme="minorEastAsia" w:hAnsiTheme="minorEastAsia" w:cstheme="minorEastAsia"/>
                  <w:vertAlign w:val="baseline"/>
                </w:rPr>
                <w:t>同时</w:t>
              </w:r>
            </w:ins>
            <w:ins w:id="1260" w:author="丧钟1420093349" w:date="2021-01-27T19:08:36Z">
              <w:r>
                <w:rPr>
                  <w:rFonts w:hint="default" w:asciiTheme="minorEastAsia" w:hAnsiTheme="minorEastAsia" w:cstheme="minorEastAsia"/>
                  <w:vertAlign w:val="baseline"/>
                </w:rPr>
                <w:t>在建筑物</w:t>
              </w:r>
            </w:ins>
            <w:ins w:id="1261" w:author="丧钟1420093349" w:date="2021-01-27T19:08:37Z">
              <w:r>
                <w:rPr>
                  <w:rFonts w:hint="default" w:asciiTheme="minorEastAsia" w:hAnsiTheme="minorEastAsia" w:cstheme="minorEastAsia"/>
                  <w:vertAlign w:val="baseline"/>
                </w:rPr>
                <w:t>内</w:t>
              </w:r>
            </w:ins>
            <w:r>
              <w:rPr>
                <w:rFonts w:hint="default" w:asciiTheme="minorEastAsia" w:hAnsiTheme="minorEastAsia" w:cstheme="minorEastAsia"/>
                <w:vertAlign w:val="baseline"/>
              </w:rPr>
              <w:t>人数P</w:t>
            </w:r>
          </w:p>
        </w:tc>
        <w:tc>
          <w:tcPr>
            <w:tcW w:w="1308" w:type="dxa"/>
            <w:vAlign w:val="top"/>
          </w:tcPr>
          <w:p>
            <w:pPr>
              <w:widowControl w:val="0"/>
              <w:jc w:val="both"/>
              <w:rPr>
                <w:ins w:id="1262" w:author="丧钟1420093349" w:date="2021-01-27T19:04:55Z"/>
                <w:rFonts w:hint="default" w:asciiTheme="minorEastAsia" w:hAnsiTheme="minorEastAsia" w:eastAsiaTheme="minorEastAsia" w:cstheme="minorEastAsia"/>
                <w:sz w:val="24"/>
                <w:szCs w:val="24"/>
                <w:vertAlign w:val="baseline"/>
                <w:lang w:eastAsia="zh-CN" w:bidi="ar-SA"/>
              </w:rPr>
            </w:pPr>
            <w:r>
              <w:rPr>
                <w:rFonts w:hint="default" w:asciiTheme="minorEastAsia" w:hAnsiTheme="minorEastAsia" w:cstheme="minorEastAsia"/>
                <w:vertAlign w:val="baseline"/>
              </w:rPr>
              <w:t>180</w:t>
            </w:r>
          </w:p>
        </w:tc>
        <w:tc>
          <w:tcPr>
            <w:tcW w:w="1308" w:type="dxa"/>
            <w:vAlign w:val="top"/>
          </w:tcPr>
          <w:p>
            <w:pPr>
              <w:widowControl w:val="0"/>
              <w:jc w:val="both"/>
              <w:rPr>
                <w:ins w:id="1263" w:author="丧钟1420093349" w:date="2021-01-27T19:04:55Z"/>
                <w:rFonts w:hint="default" w:asciiTheme="minorEastAsia" w:hAnsiTheme="minorEastAsia" w:eastAsiaTheme="minorEastAsia" w:cstheme="minorEastAsia"/>
                <w:sz w:val="24"/>
                <w:szCs w:val="24"/>
                <w:vertAlign w:val="baseline"/>
                <w:lang w:eastAsia="zh-CN" w:bidi="ar-SA"/>
              </w:rPr>
            </w:pPr>
            <w:r>
              <w:rPr>
                <w:rFonts w:hint="default" w:asciiTheme="minorEastAsia" w:hAnsiTheme="minorEastAsia" w:cstheme="minorEastAsia"/>
                <w:vertAlign w:val="baseline"/>
              </w:rPr>
              <w:t>240</w:t>
            </w:r>
          </w:p>
        </w:tc>
        <w:tc>
          <w:tcPr>
            <w:tcW w:w="1308" w:type="dxa"/>
            <w:vAlign w:val="top"/>
          </w:tcPr>
          <w:p>
            <w:pPr>
              <w:widowControl w:val="0"/>
              <w:jc w:val="both"/>
              <w:rPr>
                <w:ins w:id="1264" w:author="丧钟1420093349" w:date="2021-01-27T19:04:55Z"/>
                <w:rFonts w:hint="default" w:asciiTheme="minorEastAsia" w:hAnsiTheme="minorEastAsia" w:eastAsiaTheme="minorEastAsia" w:cstheme="minorEastAsia"/>
                <w:sz w:val="24"/>
                <w:szCs w:val="24"/>
                <w:vertAlign w:val="baseline"/>
                <w:lang w:eastAsia="zh-CN" w:bidi="ar-SA"/>
              </w:rPr>
            </w:pPr>
            <w:r>
              <w:rPr>
                <w:rFonts w:hint="default" w:asciiTheme="minorEastAsia" w:hAnsiTheme="minorEastAsia" w:cstheme="minorEastAsia"/>
                <w:vertAlign w:val="baseline"/>
              </w:rPr>
              <w:t>300</w:t>
            </w:r>
          </w:p>
        </w:tc>
        <w:tc>
          <w:tcPr>
            <w:tcW w:w="1308" w:type="dxa"/>
            <w:vAlign w:val="top"/>
          </w:tcPr>
          <w:p>
            <w:pPr>
              <w:widowControl w:val="0"/>
              <w:jc w:val="both"/>
              <w:rPr>
                <w:ins w:id="1265" w:author="丧钟1420093349" w:date="2021-01-27T19:04:55Z"/>
                <w:rFonts w:hint="default" w:asciiTheme="minorEastAsia" w:hAnsiTheme="minorEastAsia" w:eastAsiaTheme="minorEastAsia" w:cstheme="minorEastAsia"/>
                <w:sz w:val="24"/>
                <w:szCs w:val="24"/>
                <w:vertAlign w:val="baseline"/>
                <w:lang w:eastAsia="zh-CN" w:bidi="ar-SA"/>
              </w:rPr>
            </w:pPr>
            <w:r>
              <w:rPr>
                <w:rFonts w:hint="default" w:asciiTheme="minorEastAsia" w:hAnsiTheme="minorEastAsia" w:cstheme="minorEastAsia"/>
                <w:vertAlign w:val="baseline"/>
              </w:rPr>
              <w:t>360</w:t>
            </w:r>
          </w:p>
        </w:tc>
        <w:tc>
          <w:tcPr>
            <w:tcW w:w="1308" w:type="dxa"/>
            <w:vAlign w:val="top"/>
          </w:tcPr>
          <w:p>
            <w:pPr>
              <w:widowControl w:val="0"/>
              <w:jc w:val="both"/>
              <w:rPr>
                <w:ins w:id="1266" w:author="丧钟1420093349" w:date="2021-01-27T19:04:55Z"/>
                <w:rFonts w:hint="default" w:asciiTheme="minorEastAsia" w:hAnsiTheme="minorEastAsia" w:eastAsiaTheme="minorEastAsia" w:cstheme="minorEastAsia"/>
                <w:sz w:val="24"/>
                <w:szCs w:val="24"/>
                <w:vertAlign w:val="baseline"/>
                <w:lang w:eastAsia="zh-CN" w:bidi="ar-SA"/>
              </w:rPr>
            </w:pPr>
            <w:r>
              <w:rPr>
                <w:rFonts w:hint="default" w:asciiTheme="minorEastAsia" w:hAnsiTheme="minorEastAsia" w:cstheme="minorEastAsia"/>
                <w:vertAlign w:val="baseline"/>
              </w:rPr>
              <w:t>420</w:t>
            </w:r>
          </w:p>
        </w:tc>
        <w:tc>
          <w:tcPr>
            <w:tcW w:w="1308" w:type="dxa"/>
            <w:vAlign w:val="top"/>
          </w:tcPr>
          <w:p>
            <w:pPr>
              <w:widowControl w:val="0"/>
              <w:jc w:val="both"/>
              <w:rPr>
                <w:ins w:id="1267" w:author="丧钟1420093349" w:date="2021-01-27T19:04:55Z"/>
                <w:rFonts w:hint="default" w:asciiTheme="minorEastAsia" w:hAnsiTheme="minorEastAsia" w:eastAsiaTheme="minorEastAsia" w:cstheme="minorEastAsia"/>
                <w:sz w:val="24"/>
                <w:szCs w:val="24"/>
                <w:vertAlign w:val="baseline"/>
                <w:lang w:eastAsia="zh-CN" w:bidi="ar-SA"/>
              </w:rPr>
            </w:pPr>
            <w:r>
              <w:rPr>
                <w:rFonts w:hint="default" w:asciiTheme="minorEastAsia" w:hAnsiTheme="minorEastAsia" w:cstheme="minorEastAsia"/>
                <w:vertAlign w:val="baseline"/>
              </w:rPr>
              <w:t>480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3" w:hRule="atLeast"/>
          <w:ins w:id="1268" w:author="丧钟1420093349" w:date="2021-01-27T19:11:24Z"/>
        </w:trPr>
        <w:tc>
          <w:tcPr>
            <w:tcW w:w="1308" w:type="dxa"/>
            <w:vAlign w:val="top"/>
          </w:tcPr>
          <w:p>
            <w:pPr>
              <w:widowControl w:val="0"/>
              <w:jc w:val="both"/>
              <w:rPr>
                <w:ins w:id="1269" w:author="丧钟1420093349" w:date="2021-01-27T19:11:24Z"/>
                <w:rFonts w:hint="default" w:asciiTheme="minorEastAsia" w:hAnsiTheme="minorEastAsia" w:cstheme="minorEastAsia"/>
                <w:vertAlign w:val="baseline"/>
              </w:rPr>
            </w:pPr>
            <w:ins w:id="1270" w:author="丧钟1420093349" w:date="2021-01-27T19:13:36Z">
              <w:r>
                <w:rPr>
                  <w:rFonts w:hint="default" w:asciiTheme="minorEastAsia" w:hAnsiTheme="minorEastAsia" w:cstheme="minorEastAsia"/>
                  <w:vertAlign w:val="baseline"/>
                </w:rPr>
                <w:t>某个</w:t>
              </w:r>
            </w:ins>
            <w:ins w:id="1271" w:author="丧钟1420093349" w:date="2021-01-27T19:11:31Z">
              <w:r>
                <w:rPr>
                  <w:rFonts w:hint="default" w:asciiTheme="minorEastAsia" w:hAnsiTheme="minorEastAsia" w:cstheme="minorEastAsia"/>
                  <w:vertAlign w:val="baseline"/>
                </w:rPr>
                <w:t>移动设备</w:t>
              </w:r>
            </w:ins>
            <w:ins w:id="1272" w:author="丧钟1420093349" w:date="2021-01-27T19:13:40Z">
              <w:r>
                <w:rPr>
                  <w:rFonts w:hint="default" w:asciiTheme="minorEastAsia" w:hAnsiTheme="minorEastAsia" w:cstheme="minorEastAsia"/>
                  <w:vertAlign w:val="baseline"/>
                </w:rPr>
                <w:t>30</w:t>
              </w:r>
            </w:ins>
            <w:ins w:id="1273" w:author="丧钟1420093349" w:date="2021-01-27T19:13:41Z">
              <w:r>
                <w:rPr>
                  <w:rFonts w:hint="default" w:asciiTheme="minorEastAsia" w:hAnsiTheme="minorEastAsia" w:cstheme="minorEastAsia"/>
                  <w:vertAlign w:val="baseline"/>
                </w:rPr>
                <w:t>min</w:t>
              </w:r>
            </w:ins>
            <w:ins w:id="1274" w:author="丧钟1420093349" w:date="2021-01-27T19:13:42Z">
              <w:r>
                <w:rPr>
                  <w:rFonts w:hint="default" w:asciiTheme="minorEastAsia" w:hAnsiTheme="minorEastAsia" w:cstheme="minorEastAsia"/>
                  <w:vertAlign w:val="baseline"/>
                </w:rPr>
                <w:t>内</w:t>
              </w:r>
            </w:ins>
            <w:ins w:id="1275" w:author="丧钟1420093349" w:date="2021-01-27T19:11:33Z">
              <w:r>
                <w:rPr>
                  <w:rFonts w:hint="default" w:asciiTheme="minorEastAsia" w:hAnsiTheme="minorEastAsia" w:cstheme="minorEastAsia"/>
                  <w:vertAlign w:val="baseline"/>
                </w:rPr>
                <w:t>完全</w:t>
              </w:r>
            </w:ins>
            <w:ins w:id="1276" w:author="丧钟1420093349" w:date="2021-01-27T19:11:35Z">
              <w:r>
                <w:rPr>
                  <w:rFonts w:hint="default" w:asciiTheme="minorEastAsia" w:hAnsiTheme="minorEastAsia" w:cstheme="minorEastAsia"/>
                  <w:vertAlign w:val="baseline"/>
                </w:rPr>
                <w:t>不被检测到</w:t>
              </w:r>
            </w:ins>
            <w:ins w:id="1277" w:author="丧钟1420093349" w:date="2021-01-27T19:11:36Z">
              <w:r>
                <w:rPr>
                  <w:rFonts w:hint="default" w:asciiTheme="minorEastAsia" w:hAnsiTheme="minorEastAsia" w:cstheme="minorEastAsia"/>
                  <w:vertAlign w:val="baseline"/>
                </w:rPr>
                <w:t>的</w:t>
              </w:r>
            </w:ins>
            <w:ins w:id="1278" w:author="丧钟1420093349" w:date="2021-01-27T19:11:37Z">
              <w:r>
                <w:rPr>
                  <w:rFonts w:hint="default" w:asciiTheme="minorEastAsia" w:hAnsiTheme="minorEastAsia" w:cstheme="minorEastAsia"/>
                  <w:vertAlign w:val="baseline"/>
                </w:rPr>
                <w:t>概率</w:t>
              </w:r>
            </w:ins>
          </w:p>
        </w:tc>
        <w:tc>
          <w:tcPr>
            <w:tcW w:w="1308" w:type="dxa"/>
            <w:vAlign w:val="top"/>
          </w:tcPr>
          <w:p>
            <w:pPr>
              <w:widowControl w:val="0"/>
              <w:jc w:val="both"/>
              <w:rPr>
                <w:ins w:id="1279" w:author="丧钟1420093349" w:date="2021-01-27T19:11:24Z"/>
                <w:rFonts w:hint="default" w:asciiTheme="minorEastAsia" w:hAnsiTheme="minorEastAsia" w:cstheme="minorEastAsia"/>
                <w:vertAlign w:val="baseline"/>
              </w:rPr>
            </w:pPr>
            <w:ins w:id="1280" w:author="丧钟1420093349" w:date="2021-01-27T19:11:39Z">
              <w:r>
                <w:rPr>
                  <w:rFonts w:hint="default" w:asciiTheme="minorEastAsia" w:hAnsiTheme="minorEastAsia" w:cstheme="minorEastAsia"/>
                  <w:vertAlign w:val="baseline"/>
                </w:rPr>
                <w:t>0</w:t>
              </w:r>
            </w:ins>
          </w:p>
        </w:tc>
        <w:tc>
          <w:tcPr>
            <w:tcW w:w="1308" w:type="dxa"/>
            <w:vAlign w:val="top"/>
          </w:tcPr>
          <w:p>
            <w:pPr>
              <w:widowControl w:val="0"/>
              <w:jc w:val="both"/>
              <w:rPr>
                <w:ins w:id="1281" w:author="丧钟1420093349" w:date="2021-01-27T19:11:24Z"/>
                <w:rFonts w:hint="default" w:asciiTheme="minorEastAsia" w:hAnsiTheme="minorEastAsia" w:cstheme="minorEastAsia"/>
                <w:vertAlign w:val="baseline"/>
              </w:rPr>
            </w:pPr>
            <w:ins w:id="1282" w:author="丧钟1420093349" w:date="2021-01-27T19:12:19Z">
              <w:r>
                <w:rPr>
                  <w:rFonts w:hint="default" w:asciiTheme="minorEastAsia" w:hAnsiTheme="minorEastAsia" w:cstheme="minorEastAsia"/>
                  <w:vertAlign w:val="baseline"/>
                </w:rPr>
                <w:t>0.</w:t>
              </w:r>
            </w:ins>
            <w:ins w:id="1283" w:author="丧钟1420093349" w:date="2021-01-27T19:12:21Z">
              <w:r>
                <w:rPr>
                  <w:rFonts w:hint="default" w:asciiTheme="minorEastAsia" w:hAnsiTheme="minorEastAsia" w:cstheme="minorEastAsia"/>
                  <w:vertAlign w:val="baseline"/>
                </w:rPr>
                <w:t>0</w:t>
              </w:r>
            </w:ins>
            <w:ins w:id="1284" w:author="丧钟1420093349" w:date="2021-01-27T19:12:22Z">
              <w:r>
                <w:rPr>
                  <w:rFonts w:hint="default" w:asciiTheme="minorEastAsia" w:hAnsiTheme="minorEastAsia" w:cstheme="minorEastAsia"/>
                  <w:vertAlign w:val="baseline"/>
                </w:rPr>
                <w:t>0000</w:t>
              </w:r>
            </w:ins>
            <w:ins w:id="1285" w:author="丧钟1420093349" w:date="2021-01-27T19:12:23Z">
              <w:r>
                <w:rPr>
                  <w:rFonts w:hint="default" w:asciiTheme="minorEastAsia" w:hAnsiTheme="minorEastAsia" w:cstheme="minorEastAsia"/>
                  <w:vertAlign w:val="baseline"/>
                </w:rPr>
                <w:t>8</w:t>
              </w:r>
            </w:ins>
          </w:p>
        </w:tc>
        <w:tc>
          <w:tcPr>
            <w:tcW w:w="1308" w:type="dxa"/>
            <w:vAlign w:val="top"/>
          </w:tcPr>
          <w:p>
            <w:pPr>
              <w:widowControl w:val="0"/>
              <w:jc w:val="both"/>
              <w:rPr>
                <w:ins w:id="1286" w:author="丧钟1420093349" w:date="2021-01-27T19:11:24Z"/>
                <w:rFonts w:hint="default" w:asciiTheme="minorEastAsia" w:hAnsiTheme="minorEastAsia" w:cstheme="minorEastAsia"/>
                <w:vertAlign w:val="baseline"/>
              </w:rPr>
            </w:pPr>
            <w:ins w:id="1287" w:author="丧钟1420093349" w:date="2021-01-27T19:12:44Z">
              <w:r>
                <w:rPr>
                  <w:rFonts w:hint="default" w:asciiTheme="minorEastAsia" w:hAnsiTheme="minorEastAsia" w:cstheme="minorEastAsia"/>
                  <w:vertAlign w:val="baseline"/>
                </w:rPr>
                <w:t>0.000512</w:t>
              </w:r>
            </w:ins>
          </w:p>
        </w:tc>
        <w:tc>
          <w:tcPr>
            <w:tcW w:w="1308" w:type="dxa"/>
            <w:vAlign w:val="top"/>
          </w:tcPr>
          <w:p>
            <w:pPr>
              <w:widowControl w:val="0"/>
              <w:jc w:val="both"/>
              <w:rPr>
                <w:ins w:id="1288" w:author="丧钟1420093349" w:date="2021-01-27T19:11:24Z"/>
                <w:rFonts w:hint="default" w:asciiTheme="minorEastAsia" w:hAnsiTheme="minorEastAsia" w:cstheme="minorEastAsia"/>
                <w:vertAlign w:val="baseline"/>
              </w:rPr>
            </w:pPr>
            <w:ins w:id="1289" w:author="丧钟1420093349" w:date="2021-01-27T19:13:07Z">
              <w:r>
                <w:rPr>
                  <w:rFonts w:hint="default" w:asciiTheme="minorEastAsia" w:hAnsiTheme="minorEastAsia" w:cstheme="minorEastAsia"/>
                  <w:vertAlign w:val="baseline"/>
                </w:rPr>
                <w:t>0.00144</w:t>
              </w:r>
            </w:ins>
            <w:ins w:id="1290" w:author="丧钟1420093349" w:date="2021-01-27T19:13:09Z">
              <w:r>
                <w:rPr>
                  <w:rFonts w:hint="default" w:asciiTheme="minorEastAsia" w:hAnsiTheme="minorEastAsia" w:cstheme="minorEastAsia"/>
                  <w:vertAlign w:val="baseline"/>
                </w:rPr>
                <w:t>3</w:t>
              </w:r>
            </w:ins>
          </w:p>
        </w:tc>
        <w:tc>
          <w:tcPr>
            <w:tcW w:w="1308" w:type="dxa"/>
            <w:vAlign w:val="top"/>
          </w:tcPr>
          <w:p>
            <w:pPr>
              <w:widowControl w:val="0"/>
              <w:jc w:val="both"/>
              <w:rPr>
                <w:ins w:id="1291" w:author="丧钟1420093349" w:date="2021-01-27T19:11:24Z"/>
                <w:rFonts w:hint="default" w:asciiTheme="minorEastAsia" w:hAnsiTheme="minorEastAsia" w:cstheme="minorEastAsia"/>
                <w:vertAlign w:val="baseline"/>
              </w:rPr>
            </w:pPr>
            <w:ins w:id="1292" w:author="丧钟1420093349" w:date="2021-01-27T19:13:28Z">
              <w:r>
                <w:rPr>
                  <w:rFonts w:hint="default" w:asciiTheme="minorEastAsia" w:hAnsiTheme="minorEastAsia" w:cstheme="minorEastAsia"/>
                  <w:vertAlign w:val="baseline"/>
                </w:rPr>
                <w:t>0.002571</w:t>
              </w:r>
            </w:ins>
          </w:p>
        </w:tc>
        <w:tc>
          <w:tcPr>
            <w:tcW w:w="1308" w:type="dxa"/>
            <w:vAlign w:val="top"/>
          </w:tcPr>
          <w:p>
            <w:pPr>
              <w:widowControl w:val="0"/>
              <w:jc w:val="both"/>
              <w:rPr>
                <w:ins w:id="1293" w:author="丧钟1420093349" w:date="2021-01-27T19:11:24Z"/>
                <w:rFonts w:hint="default" w:asciiTheme="minorEastAsia" w:hAnsiTheme="minorEastAsia" w:cstheme="minorEastAsia"/>
                <w:vertAlign w:val="baseline"/>
              </w:rPr>
            </w:pPr>
            <w:ins w:id="1294" w:author="丧钟1420093349" w:date="2021-01-27T19:14:10Z">
              <w:r>
                <w:rPr>
                  <w:rFonts w:hint="default" w:asciiTheme="minorEastAsia" w:hAnsiTheme="minorEastAsia" w:cstheme="minorEastAsia"/>
                  <w:vertAlign w:val="baseline"/>
                </w:rPr>
                <w:t>0.003048</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3" w:hRule="atLeast"/>
          <w:ins w:id="1295" w:author="丧钟1420093349" w:date="2021-01-27T19:17:18Z"/>
        </w:trPr>
        <w:tc>
          <w:tcPr>
            <w:tcW w:w="1308" w:type="dxa"/>
            <w:vAlign w:val="top"/>
          </w:tcPr>
          <w:p>
            <w:pPr>
              <w:widowControl w:val="0"/>
              <w:jc w:val="both"/>
              <w:rPr>
                <w:ins w:id="1296" w:author="丧钟1420093349" w:date="2021-01-27T19:17:18Z"/>
                <w:rFonts w:hint="default" w:asciiTheme="minorEastAsia" w:hAnsiTheme="minorEastAsia" w:cstheme="minorEastAsia"/>
                <w:vertAlign w:val="baseline"/>
              </w:rPr>
            </w:pPr>
            <w:ins w:id="1297" w:author="丧钟1420093349" w:date="2021-01-27T19:52:49Z">
              <w:r>
                <w:rPr>
                  <w:rFonts w:hint="default" w:asciiTheme="minorEastAsia" w:hAnsiTheme="minorEastAsia" w:cstheme="minorEastAsia"/>
                  <w:vertAlign w:val="baseline"/>
                </w:rPr>
                <w:t>固定</w:t>
              </w:r>
            </w:ins>
            <w:ins w:id="1298" w:author="丧钟1420093349" w:date="2021-01-27T19:51:50Z">
              <w:r>
                <w:rPr>
                  <w:rFonts w:hint="default" w:asciiTheme="minorEastAsia" w:hAnsiTheme="minorEastAsia" w:cstheme="minorEastAsia"/>
                  <w:vertAlign w:val="baseline"/>
                </w:rPr>
                <w:t>设备</w:t>
              </w:r>
            </w:ins>
            <w:ins w:id="1299" w:author="丧钟1420093349" w:date="2021-01-27T19:17:27Z">
              <w:r>
                <w:rPr>
                  <w:rFonts w:hint="default" w:asciiTheme="minorEastAsia" w:hAnsiTheme="minorEastAsia" w:cstheme="minorEastAsia"/>
                  <w:vertAlign w:val="baseline"/>
                </w:rPr>
                <w:t>满负荷</w:t>
              </w:r>
            </w:ins>
            <w:ins w:id="1300" w:author="丧钟1420093349" w:date="2021-01-27T19:17:29Z">
              <w:r>
                <w:rPr>
                  <w:rFonts w:hint="default" w:asciiTheme="minorEastAsia" w:hAnsiTheme="minorEastAsia" w:cstheme="minorEastAsia"/>
                  <w:vertAlign w:val="baseline"/>
                </w:rPr>
                <w:t>时</w:t>
              </w:r>
            </w:ins>
            <w:ins w:id="1301" w:author="丧钟1420093349" w:date="2021-01-27T19:52:09Z">
              <w:r>
                <w:rPr>
                  <w:rFonts w:hint="default" w:asciiTheme="minorEastAsia" w:hAnsiTheme="minorEastAsia" w:cstheme="minorEastAsia"/>
                  <w:vertAlign w:val="baseline"/>
                </w:rPr>
                <w:t>30</w:t>
              </w:r>
            </w:ins>
            <w:ins w:id="1302" w:author="丧钟1420093349" w:date="2021-01-27T19:52:10Z">
              <w:r>
                <w:rPr>
                  <w:rFonts w:hint="default" w:asciiTheme="minorEastAsia" w:hAnsiTheme="minorEastAsia" w:cstheme="minorEastAsia"/>
                  <w:vertAlign w:val="baseline"/>
                </w:rPr>
                <w:t>min内</w:t>
              </w:r>
            </w:ins>
            <w:ins w:id="1303" w:author="丧钟1420093349" w:date="2021-01-27T19:52:22Z">
              <w:r>
                <w:rPr>
                  <w:rFonts w:hint="default" w:asciiTheme="minorEastAsia" w:hAnsiTheme="minorEastAsia" w:cstheme="minorEastAsia"/>
                  <w:vertAlign w:val="baseline"/>
                </w:rPr>
                <w:t>可能</w:t>
              </w:r>
            </w:ins>
            <w:ins w:id="1304" w:author="丧钟1420093349" w:date="2021-01-27T19:17:30Z">
              <w:r>
                <w:rPr>
                  <w:rFonts w:hint="default" w:asciiTheme="minorEastAsia" w:hAnsiTheme="minorEastAsia" w:cstheme="minorEastAsia"/>
                  <w:vertAlign w:val="baseline"/>
                </w:rPr>
                <w:t>完全</w:t>
              </w:r>
            </w:ins>
            <w:ins w:id="1305" w:author="丧钟1420093349" w:date="2021-01-27T19:17:33Z">
              <w:r>
                <w:rPr>
                  <w:rFonts w:hint="default" w:asciiTheme="minorEastAsia" w:hAnsiTheme="minorEastAsia" w:cstheme="minorEastAsia"/>
                  <w:vertAlign w:val="baseline"/>
                </w:rPr>
                <w:t>没被</w:t>
              </w:r>
            </w:ins>
            <w:ins w:id="1306" w:author="丧钟1420093349" w:date="2021-01-27T19:17:34Z">
              <w:r>
                <w:rPr>
                  <w:rFonts w:hint="default" w:asciiTheme="minorEastAsia" w:hAnsiTheme="minorEastAsia" w:cstheme="minorEastAsia"/>
                  <w:vertAlign w:val="baseline"/>
                </w:rPr>
                <w:t>检测到的</w:t>
              </w:r>
            </w:ins>
            <w:ins w:id="1307" w:author="丧钟1420093349" w:date="2021-01-27T19:17:35Z">
              <w:r>
                <w:rPr>
                  <w:rFonts w:hint="default" w:asciiTheme="minorEastAsia" w:hAnsiTheme="minorEastAsia" w:cstheme="minorEastAsia"/>
                  <w:vertAlign w:val="baseline"/>
                </w:rPr>
                <w:t>人</w:t>
              </w:r>
            </w:ins>
            <w:ins w:id="1308" w:author="丧钟1420093349" w:date="2021-01-27T19:17:38Z">
              <w:r>
                <w:rPr>
                  <w:rFonts w:hint="default" w:asciiTheme="minorEastAsia" w:hAnsiTheme="minorEastAsia" w:cstheme="minorEastAsia"/>
                  <w:vertAlign w:val="baseline"/>
                </w:rPr>
                <w:t>数</w:t>
              </w:r>
            </w:ins>
          </w:p>
        </w:tc>
        <w:tc>
          <w:tcPr>
            <w:tcW w:w="1308" w:type="dxa"/>
            <w:vAlign w:val="top"/>
          </w:tcPr>
          <w:p>
            <w:pPr>
              <w:widowControl w:val="0"/>
              <w:jc w:val="both"/>
              <w:rPr>
                <w:ins w:id="1309" w:author="丧钟1420093349" w:date="2021-01-27T19:17:18Z"/>
                <w:rFonts w:hint="default" w:asciiTheme="minorEastAsia" w:hAnsiTheme="minorEastAsia" w:cstheme="minorEastAsia"/>
                <w:vertAlign w:val="baseline"/>
              </w:rPr>
            </w:pPr>
            <w:ins w:id="1310" w:author="丧钟1420093349" w:date="2021-01-27T19:17:40Z">
              <w:r>
                <w:rPr>
                  <w:rFonts w:hint="default" w:asciiTheme="minorEastAsia" w:hAnsiTheme="minorEastAsia" w:cstheme="minorEastAsia"/>
                  <w:vertAlign w:val="baseline"/>
                </w:rPr>
                <w:t>0</w:t>
              </w:r>
            </w:ins>
          </w:p>
        </w:tc>
        <w:tc>
          <w:tcPr>
            <w:tcW w:w="1308" w:type="dxa"/>
            <w:vAlign w:val="top"/>
          </w:tcPr>
          <w:p>
            <w:pPr>
              <w:widowControl w:val="0"/>
              <w:jc w:val="both"/>
              <w:rPr>
                <w:ins w:id="1311" w:author="丧钟1420093349" w:date="2021-01-27T19:17:18Z"/>
                <w:rFonts w:hint="default" w:asciiTheme="minorEastAsia" w:hAnsiTheme="minorEastAsia" w:cstheme="minorEastAsia"/>
                <w:vertAlign w:val="baseline"/>
              </w:rPr>
            </w:pPr>
            <w:ins w:id="1312" w:author="丧钟1420093349" w:date="2021-01-27T19:17:50Z">
              <w:r>
                <w:rPr>
                  <w:rFonts w:hint="default" w:asciiTheme="minorEastAsia" w:hAnsiTheme="minorEastAsia" w:cstheme="minorEastAsia"/>
                  <w:vertAlign w:val="baseline"/>
                </w:rPr>
                <w:t>0</w:t>
              </w:r>
            </w:ins>
            <w:ins w:id="1313" w:author="丧钟1420093349" w:date="2021-01-27T19:17:51Z">
              <w:r>
                <w:rPr>
                  <w:rFonts w:hint="default" w:asciiTheme="minorEastAsia" w:hAnsiTheme="minorEastAsia" w:cstheme="minorEastAsia"/>
                  <w:vertAlign w:val="baseline"/>
                </w:rPr>
                <w:t>.</w:t>
              </w:r>
            </w:ins>
            <w:ins w:id="1314" w:author="丧钟1420093349" w:date="2021-01-27T19:17:52Z">
              <w:r>
                <w:rPr>
                  <w:rFonts w:hint="default" w:asciiTheme="minorEastAsia" w:hAnsiTheme="minorEastAsia" w:cstheme="minorEastAsia"/>
                  <w:vertAlign w:val="baseline"/>
                </w:rPr>
                <w:t>00</w:t>
              </w:r>
            </w:ins>
            <w:ins w:id="1315" w:author="丧钟1420093349" w:date="2021-01-27T19:17:53Z">
              <w:r>
                <w:rPr>
                  <w:rFonts w:hint="default" w:asciiTheme="minorEastAsia" w:hAnsiTheme="minorEastAsia" w:cstheme="minorEastAsia"/>
                  <w:vertAlign w:val="baseline"/>
                </w:rPr>
                <w:t>19</w:t>
              </w:r>
            </w:ins>
          </w:p>
        </w:tc>
        <w:tc>
          <w:tcPr>
            <w:tcW w:w="1308" w:type="dxa"/>
            <w:vAlign w:val="top"/>
          </w:tcPr>
          <w:p>
            <w:pPr>
              <w:widowControl w:val="0"/>
              <w:jc w:val="both"/>
              <w:rPr>
                <w:ins w:id="1316" w:author="丧钟1420093349" w:date="2021-01-27T19:17:18Z"/>
                <w:rFonts w:hint="default" w:asciiTheme="minorEastAsia" w:hAnsiTheme="minorEastAsia" w:cstheme="minorEastAsia"/>
                <w:vertAlign w:val="baseline"/>
              </w:rPr>
            </w:pPr>
            <w:ins w:id="1317" w:author="丧钟1420093349" w:date="2021-01-27T19:18:04Z">
              <w:r>
                <w:rPr>
                  <w:rFonts w:hint="default" w:asciiTheme="minorEastAsia" w:hAnsiTheme="minorEastAsia" w:cstheme="minorEastAsia"/>
                  <w:vertAlign w:val="baseline"/>
                </w:rPr>
                <w:t>0</w:t>
              </w:r>
            </w:ins>
            <w:ins w:id="1318" w:author="丧钟1420093349" w:date="2021-01-27T19:18:05Z">
              <w:r>
                <w:rPr>
                  <w:rFonts w:hint="default" w:asciiTheme="minorEastAsia" w:hAnsiTheme="minorEastAsia" w:cstheme="minorEastAsia"/>
                  <w:vertAlign w:val="baseline"/>
                </w:rPr>
                <w:t>.1</w:t>
              </w:r>
            </w:ins>
            <w:ins w:id="1319" w:author="丧钟1420093349" w:date="2021-01-27T19:18:06Z">
              <w:r>
                <w:rPr>
                  <w:rFonts w:hint="default" w:asciiTheme="minorEastAsia" w:hAnsiTheme="minorEastAsia" w:cstheme="minorEastAsia"/>
                  <w:vertAlign w:val="baseline"/>
                </w:rPr>
                <w:t>5</w:t>
              </w:r>
            </w:ins>
            <w:ins w:id="1320" w:author="丧钟1420093349" w:date="2021-01-27T19:18:07Z">
              <w:r>
                <w:rPr>
                  <w:rFonts w:hint="default" w:asciiTheme="minorEastAsia" w:hAnsiTheme="minorEastAsia" w:cstheme="minorEastAsia"/>
                  <w:vertAlign w:val="baseline"/>
                </w:rPr>
                <w:t>36</w:t>
              </w:r>
            </w:ins>
          </w:p>
        </w:tc>
        <w:tc>
          <w:tcPr>
            <w:tcW w:w="1308" w:type="dxa"/>
            <w:vAlign w:val="top"/>
          </w:tcPr>
          <w:p>
            <w:pPr>
              <w:widowControl w:val="0"/>
              <w:jc w:val="both"/>
              <w:rPr>
                <w:ins w:id="1321" w:author="丧钟1420093349" w:date="2021-01-27T19:17:18Z"/>
                <w:rFonts w:hint="default" w:asciiTheme="minorEastAsia" w:hAnsiTheme="minorEastAsia" w:cstheme="minorEastAsia"/>
                <w:vertAlign w:val="baseline"/>
              </w:rPr>
            </w:pPr>
            <w:ins w:id="1322" w:author="丧钟1420093349" w:date="2021-01-27T19:18:17Z">
              <w:r>
                <w:rPr>
                  <w:rFonts w:hint="default" w:asciiTheme="minorEastAsia" w:hAnsiTheme="minorEastAsia" w:cstheme="minorEastAsia"/>
                  <w:vertAlign w:val="baseline"/>
                </w:rPr>
                <w:t>0.</w:t>
              </w:r>
            </w:ins>
            <w:ins w:id="1323" w:author="丧钟1420093349" w:date="2021-01-27T19:18:18Z">
              <w:r>
                <w:rPr>
                  <w:rFonts w:hint="default" w:asciiTheme="minorEastAsia" w:hAnsiTheme="minorEastAsia" w:cstheme="minorEastAsia"/>
                  <w:vertAlign w:val="baseline"/>
                </w:rPr>
                <w:t>519</w:t>
              </w:r>
            </w:ins>
            <w:ins w:id="1324" w:author="丧钟1420093349" w:date="2021-01-27T19:19:13Z">
              <w:r>
                <w:rPr>
                  <w:rFonts w:hint="default" w:asciiTheme="minorEastAsia" w:hAnsiTheme="minorEastAsia" w:cstheme="minorEastAsia"/>
                  <w:vertAlign w:val="baseline"/>
                </w:rPr>
                <w:t>5</w:t>
              </w:r>
            </w:ins>
          </w:p>
        </w:tc>
        <w:tc>
          <w:tcPr>
            <w:tcW w:w="1308" w:type="dxa"/>
            <w:vAlign w:val="top"/>
          </w:tcPr>
          <w:p>
            <w:pPr>
              <w:widowControl w:val="0"/>
              <w:jc w:val="both"/>
              <w:rPr>
                <w:ins w:id="1325" w:author="丧钟1420093349" w:date="2021-01-27T19:17:18Z"/>
                <w:rFonts w:hint="default" w:asciiTheme="minorEastAsia" w:hAnsiTheme="minorEastAsia" w:cstheme="minorEastAsia"/>
                <w:vertAlign w:val="baseline"/>
              </w:rPr>
            </w:pPr>
            <w:ins w:id="1326" w:author="丧钟1420093349" w:date="2021-01-27T19:18:28Z">
              <w:r>
                <w:rPr>
                  <w:rFonts w:hint="default" w:asciiTheme="minorEastAsia" w:hAnsiTheme="minorEastAsia" w:cstheme="minorEastAsia"/>
                  <w:vertAlign w:val="baseline"/>
                </w:rPr>
                <w:t>1.07</w:t>
              </w:r>
            </w:ins>
            <w:ins w:id="1327" w:author="丧钟1420093349" w:date="2021-01-27T19:18:30Z">
              <w:r>
                <w:rPr>
                  <w:rFonts w:hint="default" w:asciiTheme="minorEastAsia" w:hAnsiTheme="minorEastAsia" w:cstheme="minorEastAsia"/>
                  <w:vertAlign w:val="baseline"/>
                </w:rPr>
                <w:t>98</w:t>
              </w:r>
            </w:ins>
          </w:p>
        </w:tc>
        <w:tc>
          <w:tcPr>
            <w:tcW w:w="1308" w:type="dxa"/>
            <w:vAlign w:val="top"/>
          </w:tcPr>
          <w:p>
            <w:pPr>
              <w:widowControl w:val="0"/>
              <w:jc w:val="both"/>
              <w:rPr>
                <w:ins w:id="1328" w:author="丧钟1420093349" w:date="2021-01-27T19:17:18Z"/>
                <w:rFonts w:hint="default" w:asciiTheme="minorEastAsia" w:hAnsiTheme="minorEastAsia" w:cstheme="minorEastAsia"/>
                <w:vertAlign w:val="baseline"/>
              </w:rPr>
            </w:pPr>
            <w:ins w:id="1329" w:author="丧钟1420093349" w:date="2021-01-27T19:18:42Z">
              <w:r>
                <w:rPr>
                  <w:rFonts w:hint="default" w:asciiTheme="minorEastAsia" w:hAnsiTheme="minorEastAsia" w:cstheme="minorEastAsia"/>
                  <w:vertAlign w:val="baseline"/>
                </w:rPr>
                <w:t>1.</w:t>
              </w:r>
            </w:ins>
            <w:ins w:id="1330" w:author="丧钟1420093349" w:date="2021-01-27T19:18:43Z">
              <w:r>
                <w:rPr>
                  <w:rFonts w:hint="default" w:asciiTheme="minorEastAsia" w:hAnsiTheme="minorEastAsia" w:cstheme="minorEastAsia"/>
                  <w:vertAlign w:val="baseline"/>
                </w:rPr>
                <w:t>46</w:t>
              </w:r>
            </w:ins>
            <w:ins w:id="1331" w:author="丧钟1420093349" w:date="2021-01-27T19:18:45Z">
              <w:r>
                <w:rPr>
                  <w:rFonts w:hint="default" w:asciiTheme="minorEastAsia" w:hAnsiTheme="minorEastAsia" w:cstheme="minorEastAsia"/>
                  <w:vertAlign w:val="baseline"/>
                </w:rPr>
                <w:t>30</w:t>
              </w:r>
            </w:ins>
          </w:p>
        </w:tc>
      </w:tr>
    </w:tbl>
    <w:p>
      <w:pPr>
        <w:widowControl w:val="0"/>
        <w:ind w:firstLine="567"/>
        <w:jc w:val="center"/>
        <w:rPr>
          <w:ins w:id="1333" w:author="丧钟1420093349" w:date="2021-01-27T18:50:11Z"/>
          <w:rFonts w:hint="eastAsia" w:asciiTheme="minorEastAsia" w:hAnsiTheme="minorEastAsia" w:cstheme="minorEastAsia"/>
          <w:b/>
          <w:color w:val="FF0000"/>
          <w:u w:val="single"/>
          <w:rPrChange w:id="1334" w:author="丧钟1420093349" w:date="2021-01-27T19:42:39Z">
            <w:rPr>
              <w:ins w:id="1335" w:author="丧钟1420093349" w:date="2021-01-27T18:50:11Z"/>
              <w:rFonts w:hint="default" w:asciiTheme="minorEastAsia" w:hAnsiTheme="minorEastAsia" w:cstheme="minorEastAsia"/>
            </w:rPr>
          </w:rPrChange>
        </w:rPr>
        <w:pPrChange w:id="1332" w:author="丧钟1420093349" w:date="2021-01-27T19:42:39Z">
          <w:pPr>
            <w:widowControl w:val="0"/>
            <w:ind w:firstLine="567"/>
            <w:jc w:val="both"/>
          </w:pPr>
        </w:pPrChange>
      </w:pPr>
      <w:ins w:id="1336" w:author="丧钟1420093349" w:date="2021-01-27T18:55:21Z">
        <w:r>
          <w:rPr>
            <w:rFonts w:hint="eastAsia" w:asciiTheme="minorEastAsia" w:hAnsiTheme="minorEastAsia" w:cstheme="minorEastAsia"/>
            <w:b/>
            <w:color w:val="FF0000"/>
            <w:u w:val="single"/>
            <w:rPrChange w:id="1337" w:author="丧钟1420093349" w:date="2021-01-27T19:42:39Z">
              <w:rPr>
                <w:rFonts w:hint="default" w:asciiTheme="minorEastAsia" w:hAnsiTheme="minorEastAsia" w:cstheme="minorEastAsia"/>
              </w:rPr>
            </w:rPrChange>
          </w:rPr>
          <w:t>Table</w:t>
        </w:r>
      </w:ins>
      <w:ins w:id="1339" w:author="丧钟1420093349" w:date="2021-01-27T18:55:23Z">
        <w:r>
          <w:rPr>
            <w:rFonts w:hint="eastAsia" w:asciiTheme="minorEastAsia" w:hAnsiTheme="minorEastAsia" w:cstheme="minorEastAsia"/>
            <w:b/>
            <w:color w:val="FF0000"/>
            <w:u w:val="single"/>
            <w:rPrChange w:id="1340" w:author="丧钟1420093349" w:date="2021-01-27T19:42:39Z">
              <w:rPr>
                <w:rFonts w:hint="default" w:asciiTheme="minorEastAsia" w:hAnsiTheme="minorEastAsia" w:cstheme="minorEastAsia"/>
              </w:rPr>
            </w:rPrChange>
          </w:rPr>
          <w:t xml:space="preserve"> </w:t>
        </w:r>
      </w:ins>
      <w:ins w:id="1342" w:author="丧钟1420093349" w:date="2021-01-27T18:55:25Z">
        <w:r>
          <w:rPr>
            <w:rFonts w:hint="eastAsia" w:asciiTheme="minorEastAsia" w:hAnsiTheme="minorEastAsia" w:cstheme="minorEastAsia"/>
            <w:b/>
            <w:color w:val="FF0000"/>
            <w:u w:val="single"/>
            <w:rPrChange w:id="1343" w:author="丧钟1420093349" w:date="2021-01-27T19:42:39Z">
              <w:rPr>
                <w:rFonts w:hint="default" w:asciiTheme="minorEastAsia" w:hAnsiTheme="minorEastAsia" w:cstheme="minorEastAsia"/>
              </w:rPr>
            </w:rPrChange>
          </w:rPr>
          <w:t>2.</w:t>
        </w:r>
      </w:ins>
      <w:ins w:id="1345" w:author="丧钟1420093349" w:date="2021-01-27T18:55:26Z">
        <w:r>
          <w:rPr>
            <w:rFonts w:hint="eastAsia" w:asciiTheme="minorEastAsia" w:hAnsiTheme="minorEastAsia" w:cstheme="minorEastAsia"/>
            <w:b/>
            <w:color w:val="FF0000"/>
            <w:u w:val="single"/>
            <w:rPrChange w:id="1346" w:author="丧钟1420093349" w:date="2021-01-27T19:42:39Z">
              <w:rPr>
                <w:rFonts w:hint="default" w:asciiTheme="minorEastAsia" w:hAnsiTheme="minorEastAsia" w:cstheme="minorEastAsia"/>
              </w:rPr>
            </w:rPrChange>
          </w:rPr>
          <w:t xml:space="preserve"> </w:t>
        </w:r>
      </w:ins>
      <w:ins w:id="1348" w:author="丧钟1420093349" w:date="2021-01-27T18:55:31Z">
        <w:r>
          <w:rPr>
            <w:rFonts w:hint="eastAsia" w:asciiTheme="minorEastAsia" w:hAnsiTheme="minorEastAsia" w:cstheme="minorEastAsia"/>
            <w:b/>
            <w:color w:val="FF0000"/>
            <w:u w:val="single"/>
            <w:rPrChange w:id="1349" w:author="丧钟1420093349" w:date="2021-01-27T19:42:39Z">
              <w:rPr>
                <w:rFonts w:hint="default" w:asciiTheme="minorEastAsia" w:hAnsiTheme="minorEastAsia" w:cstheme="minorEastAsia"/>
              </w:rPr>
            </w:rPrChange>
          </w:rPr>
          <w:t>丢包率</w:t>
        </w:r>
      </w:ins>
      <w:ins w:id="1351" w:author="丧钟1420093349" w:date="2021-01-27T18:55:32Z">
        <w:r>
          <w:rPr>
            <w:rFonts w:hint="eastAsia" w:asciiTheme="minorEastAsia" w:hAnsiTheme="minorEastAsia" w:cstheme="minorEastAsia"/>
            <w:b/>
            <w:color w:val="FF0000"/>
            <w:u w:val="single"/>
            <w:rPrChange w:id="1352" w:author="丧钟1420093349" w:date="2021-01-27T19:42:39Z">
              <w:rPr>
                <w:rFonts w:hint="default" w:asciiTheme="minorEastAsia" w:hAnsiTheme="minorEastAsia" w:cstheme="minorEastAsia"/>
              </w:rPr>
            </w:rPrChange>
          </w:rPr>
          <w:t>与</w:t>
        </w:r>
      </w:ins>
      <w:ins w:id="1354" w:author="丧钟1420093349" w:date="2021-01-27T18:55:38Z">
        <w:r>
          <w:rPr>
            <w:rFonts w:hint="eastAsia" w:asciiTheme="minorEastAsia" w:hAnsiTheme="minorEastAsia" w:cstheme="minorEastAsia"/>
            <w:b/>
            <w:color w:val="FF0000"/>
            <w:u w:val="single"/>
            <w:rPrChange w:id="1355" w:author="丧钟1420093349" w:date="2021-01-27T19:42:39Z">
              <w:rPr>
                <w:rFonts w:hint="default" w:asciiTheme="minorEastAsia" w:hAnsiTheme="minorEastAsia" w:cstheme="minorEastAsia"/>
              </w:rPr>
            </w:rPrChange>
          </w:rPr>
          <w:t>支持</w:t>
        </w:r>
      </w:ins>
      <w:ins w:id="1357" w:author="丧钟1420093349" w:date="2021-01-27T18:55:39Z">
        <w:r>
          <w:rPr>
            <w:rFonts w:hint="eastAsia" w:asciiTheme="minorEastAsia" w:hAnsiTheme="minorEastAsia" w:cstheme="minorEastAsia"/>
            <w:b/>
            <w:color w:val="FF0000"/>
            <w:u w:val="single"/>
            <w:rPrChange w:id="1358" w:author="丧钟1420093349" w:date="2021-01-27T19:42:39Z">
              <w:rPr>
                <w:rFonts w:hint="default" w:asciiTheme="minorEastAsia" w:hAnsiTheme="minorEastAsia" w:cstheme="minorEastAsia"/>
              </w:rPr>
            </w:rPrChange>
          </w:rPr>
          <w:t>同时</w:t>
        </w:r>
      </w:ins>
      <w:ins w:id="1360" w:author="丧钟1420093349" w:date="2021-01-27T18:55:41Z">
        <w:r>
          <w:rPr>
            <w:rFonts w:hint="eastAsia" w:asciiTheme="minorEastAsia" w:hAnsiTheme="minorEastAsia" w:cstheme="minorEastAsia"/>
            <w:b/>
            <w:color w:val="FF0000"/>
            <w:u w:val="single"/>
            <w:rPrChange w:id="1361" w:author="丧钟1420093349" w:date="2021-01-27T19:42:39Z">
              <w:rPr>
                <w:rFonts w:hint="default" w:asciiTheme="minorEastAsia" w:hAnsiTheme="minorEastAsia" w:cstheme="minorEastAsia"/>
              </w:rPr>
            </w:rPrChange>
          </w:rPr>
          <w:t>在建筑内</w:t>
        </w:r>
      </w:ins>
      <w:ins w:id="1363" w:author="丧钟1420093349" w:date="2021-01-27T18:55:44Z">
        <w:r>
          <w:rPr>
            <w:rFonts w:hint="eastAsia" w:asciiTheme="minorEastAsia" w:hAnsiTheme="minorEastAsia" w:cstheme="minorEastAsia"/>
            <w:b/>
            <w:color w:val="FF0000"/>
            <w:u w:val="single"/>
            <w:rPrChange w:id="1364" w:author="丧钟1420093349" w:date="2021-01-27T19:42:39Z">
              <w:rPr>
                <w:rFonts w:hint="default" w:asciiTheme="minorEastAsia" w:hAnsiTheme="minorEastAsia" w:cstheme="minorEastAsia"/>
              </w:rPr>
            </w:rPrChange>
          </w:rPr>
          <w:t>人数的</w:t>
        </w:r>
      </w:ins>
      <w:ins w:id="1366" w:author="丧钟1420093349" w:date="2021-01-27T18:55:45Z">
        <w:r>
          <w:rPr>
            <w:rFonts w:hint="eastAsia" w:asciiTheme="minorEastAsia" w:hAnsiTheme="minorEastAsia" w:cstheme="minorEastAsia"/>
            <w:b/>
            <w:color w:val="FF0000"/>
            <w:u w:val="single"/>
            <w:rPrChange w:id="1367" w:author="丧钟1420093349" w:date="2021-01-27T19:42:39Z">
              <w:rPr>
                <w:rFonts w:hint="default" w:asciiTheme="minorEastAsia" w:hAnsiTheme="minorEastAsia" w:cstheme="minorEastAsia"/>
              </w:rPr>
            </w:rPrChange>
          </w:rPr>
          <w:t>关系</w:t>
        </w:r>
      </w:ins>
    </w:p>
    <w:p>
      <w:pPr>
        <w:widowControl w:val="0"/>
        <w:ind w:firstLine="567"/>
        <w:jc w:val="both"/>
        <w:rPr>
          <w:del w:id="1370" w:author="丧钟1420093349" w:date="2021-01-26T20:22:43Z"/>
          <w:rFonts w:hint="eastAsia" w:asciiTheme="minorEastAsia" w:hAnsiTheme="minorEastAsia" w:cstheme="minorEastAsia"/>
        </w:rPr>
        <w:pPrChange w:id="1369" w:author="丧钟1420093349" w:date="2021-01-26T20:22:56Z">
          <w:pPr>
            <w:widowControl w:val="0"/>
            <w:ind w:firstLine="567"/>
            <w:jc w:val="both"/>
          </w:pPr>
        </w:pPrChange>
      </w:pPr>
    </w:p>
    <w:p>
      <w:pPr>
        <w:widowControl w:val="0"/>
        <w:ind w:firstLine="0"/>
        <w:jc w:val="both"/>
        <w:rPr>
          <w:ins w:id="1372" w:author="丧钟1420093349" w:date="2021-01-26T20:22:36Z"/>
          <w:rFonts w:hint="default" w:asciiTheme="minorEastAsia" w:hAnsiTheme="minorEastAsia" w:cstheme="minorEastAsia"/>
        </w:rPr>
        <w:pPrChange w:id="1371" w:author="丧钟1420093349" w:date="2021-01-27T19:05:47Z">
          <w:pPr>
            <w:widowControl w:val="0"/>
            <w:ind w:firstLine="567"/>
            <w:jc w:val="both"/>
          </w:pPr>
        </w:pPrChange>
      </w:pPr>
    </w:p>
    <w:p>
      <w:pPr>
        <w:widowControl w:val="0"/>
        <w:ind w:firstLine="567"/>
        <w:jc w:val="both"/>
        <w:rPr>
          <w:del w:id="1373" w:author="丧钟1420093349" w:date="2021-01-26T20:29:22Z"/>
          <w:rFonts w:hint="eastAsia" w:asciiTheme="minorEastAsia" w:hAnsiTheme="minorEastAsia" w:cstheme="minorEastAsia"/>
        </w:rPr>
      </w:pPr>
      <w:ins w:id="1374" w:author="丧钟1420093349" w:date="2021-01-26T20:21:43Z">
        <w:r>
          <w:rPr>
            <w:rFonts w:hint="default" w:asciiTheme="minorEastAsia" w:hAnsiTheme="minorEastAsia" w:cstheme="minorEastAsia"/>
          </w:rPr>
          <w:t>实验</w:t>
        </w:r>
      </w:ins>
      <w:del w:id="1375" w:author="丧钟1420093349" w:date="2021-01-26T20:21:42Z">
        <w:r>
          <w:rPr>
            <w:rFonts w:hint="eastAsia" w:asciiTheme="minorEastAsia" w:hAnsiTheme="minorEastAsia" w:cstheme="minorEastAsia"/>
          </w:rPr>
          <w:delText>试</w:delText>
        </w:r>
      </w:del>
      <w:del w:id="1376" w:author="丧钟1420093349" w:date="2021-01-26T20:21:41Z">
        <w:r>
          <w:rPr>
            <w:rFonts w:hint="eastAsia" w:asciiTheme="minorEastAsia" w:hAnsiTheme="minorEastAsia" w:cstheme="minorEastAsia"/>
          </w:rPr>
          <w:delText>验</w:delText>
        </w:r>
      </w:del>
      <w:ins w:id="1377" w:author="丧钟1420093349" w:date="2021-01-26T20:22:18Z">
        <w:r>
          <w:rPr>
            <w:rFonts w:hint="default" w:asciiTheme="minorEastAsia" w:hAnsiTheme="minorEastAsia" w:cstheme="minorEastAsia"/>
          </w:rPr>
          <w:t>三</w:t>
        </w:r>
      </w:ins>
      <w:del w:id="1378" w:author="丧钟1420093349" w:date="2021-01-26T20:22:18Z">
        <w:r>
          <w:rPr>
            <w:rFonts w:hint="eastAsia" w:asciiTheme="minorEastAsia" w:hAnsiTheme="minorEastAsia" w:cstheme="minorEastAsia"/>
          </w:rPr>
          <w:delText>二</w:delText>
        </w:r>
      </w:del>
      <w:r>
        <w:rPr>
          <w:rFonts w:hint="eastAsia" w:asciiTheme="minorEastAsia" w:hAnsiTheme="minorEastAsia" w:cstheme="minorEastAsia"/>
        </w:rPr>
        <w:t>，是使用多个移动设备和单个场所设备测试丢包率</w:t>
      </w:r>
      <w:del w:id="1379" w:author="丧钟1420093349" w:date="2021-01-26T20:27:34Z">
        <w:r>
          <w:rPr>
            <w:rFonts w:hint="eastAsia" w:asciiTheme="minorEastAsia" w:hAnsiTheme="minorEastAsia" w:cstheme="minorEastAsia"/>
          </w:rPr>
          <w:delText>和</w:delText>
        </w:r>
      </w:del>
      <w:del w:id="1380" w:author="丧钟1420093349" w:date="2021-01-26T20:27:33Z">
        <w:r>
          <w:rPr>
            <w:rFonts w:hint="eastAsia" w:asciiTheme="minorEastAsia" w:hAnsiTheme="minorEastAsia" w:cstheme="minorEastAsia"/>
          </w:rPr>
          <w:delText>上传速率</w:delText>
        </w:r>
      </w:del>
      <w:r>
        <w:rPr>
          <w:rFonts w:hint="eastAsia" w:asciiTheme="minorEastAsia" w:hAnsiTheme="minorEastAsia" w:cstheme="minorEastAsia"/>
        </w:rPr>
        <w:t>。我们</w:t>
      </w:r>
      <w:del w:id="1381" w:author="丧钟1420093349" w:date="2021-01-26T20:27:41Z">
        <w:r>
          <w:rPr>
            <w:rFonts w:hint="eastAsia" w:asciiTheme="minorEastAsia" w:hAnsiTheme="minorEastAsia" w:cstheme="minorEastAsia"/>
          </w:rPr>
          <w:delText>一共做了四次</w:delText>
        </w:r>
      </w:del>
      <w:del w:id="1382" w:author="丧钟1420093349" w:date="2021-01-26T20:27:40Z">
        <w:r>
          <w:rPr>
            <w:rFonts w:hint="eastAsia" w:asciiTheme="minorEastAsia" w:hAnsiTheme="minorEastAsia" w:cstheme="minorEastAsia"/>
          </w:rPr>
          <w:delText>，分别</w:delText>
        </w:r>
      </w:del>
      <w:r>
        <w:rPr>
          <w:rFonts w:hint="eastAsia" w:asciiTheme="minorEastAsia" w:hAnsiTheme="minorEastAsia" w:cstheme="minorEastAsia"/>
        </w:rPr>
        <w:t>使用了</w:t>
      </w:r>
      <w:del w:id="1383" w:author="丧钟1420093349" w:date="2021-01-26T20:27:45Z">
        <w:r>
          <w:rPr>
            <w:rFonts w:hint="eastAsia" w:asciiTheme="minorEastAsia" w:hAnsiTheme="minorEastAsia" w:cstheme="minorEastAsia"/>
          </w:rPr>
          <w:delText>5</w:delText>
        </w:r>
      </w:del>
      <w:del w:id="1384" w:author="丧钟1420093349" w:date="2021-01-26T20:27:44Z">
        <w:r>
          <w:rPr>
            <w:rFonts w:hint="eastAsia" w:asciiTheme="minorEastAsia" w:hAnsiTheme="minorEastAsia" w:cstheme="minorEastAsia"/>
          </w:rPr>
          <w:delText>、6、7、</w:delText>
        </w:r>
      </w:del>
      <w:r>
        <w:rPr>
          <w:rFonts w:hint="eastAsia" w:asciiTheme="minorEastAsia" w:hAnsiTheme="minorEastAsia" w:cstheme="minorEastAsia"/>
        </w:rPr>
        <w:t>8个移动设备。首先，我们先启动并配置好LoRa网关和固定设备，网关和固定设备均放置在建筑A内2层几何中心处。然后以1</w:t>
      </w:r>
      <w:r>
        <w:rPr>
          <w:rFonts w:asciiTheme="minorEastAsia" w:hAnsiTheme="minorEastAsia" w:cstheme="minorEastAsia"/>
        </w:rPr>
        <w:t>0</w:t>
      </w:r>
      <w:r>
        <w:rPr>
          <w:rFonts w:hint="eastAsia" w:asciiTheme="minorEastAsia" w:hAnsiTheme="minorEastAsia" w:cstheme="minorEastAsia"/>
        </w:rPr>
        <w:t>s为间隔，陆续启动所有移动设备，各个移动设备的活动范围分布如图5</w:t>
      </w:r>
      <w:del w:id="1385" w:author="丧钟1420093349" w:date="2021-01-26T20:27:54Z">
        <w:r>
          <w:rPr>
            <w:rFonts w:asciiTheme="minorEastAsia" w:hAnsiTheme="minorEastAsia" w:cstheme="minorEastAsia"/>
          </w:rPr>
          <w:delText>(a)</w:delText>
        </w:r>
      </w:del>
      <w:del w:id="1386" w:author="丧钟1420093349" w:date="2021-01-26T20:27:53Z">
        <w:r>
          <w:rPr>
            <w:rFonts w:asciiTheme="minorEastAsia" w:hAnsiTheme="minorEastAsia" w:cstheme="minorEastAsia"/>
            <w:b/>
            <w:color w:val="FF0000"/>
            <w:u w:val="single"/>
          </w:rPr>
          <w:delText>(</w:delText>
        </w:r>
      </w:del>
      <w:del w:id="1387" w:author="丧钟1420093349" w:date="2021-01-26T20:27:53Z">
        <w:r>
          <w:rPr>
            <w:rFonts w:hint="eastAsia" w:asciiTheme="minorEastAsia" w:hAnsiTheme="minorEastAsia" w:cstheme="minorEastAsia"/>
            <w:b/>
            <w:color w:val="FF0000"/>
            <w:u w:val="single"/>
          </w:rPr>
          <w:delText>平面图)</w:delText>
        </w:r>
      </w:del>
      <w:r>
        <w:rPr>
          <w:rFonts w:hint="eastAsia" w:asciiTheme="minorEastAsia" w:hAnsiTheme="minorEastAsia" w:cstheme="minorEastAsia"/>
        </w:rPr>
        <w:t>所示。</w:t>
      </w:r>
      <w:ins w:id="1388" w:author="丧钟1420093349" w:date="2021-01-27T17:54:24Z">
        <w:r>
          <w:rPr>
            <w:rFonts w:hint="default" w:asciiTheme="minorEastAsia" w:hAnsiTheme="minorEastAsia" w:cstheme="minorEastAsia"/>
          </w:rPr>
          <w:t>区域</w:t>
        </w:r>
      </w:ins>
      <w:ins w:id="1389" w:author="丧钟1420093349" w:date="2021-01-27T17:54:26Z">
        <w:r>
          <w:rPr>
            <w:rFonts w:hint="default" w:asciiTheme="minorEastAsia" w:hAnsiTheme="minorEastAsia" w:cstheme="minorEastAsia"/>
          </w:rPr>
          <w:t>1、2、3</w:t>
        </w:r>
      </w:ins>
      <w:ins w:id="1390" w:author="丧钟1420093349" w:date="2021-01-27T17:54:47Z">
        <w:r>
          <w:rPr>
            <w:rFonts w:hint="default" w:asciiTheme="minorEastAsia" w:hAnsiTheme="minorEastAsia" w:cstheme="minorEastAsia"/>
          </w:rPr>
          <w:t>是</w:t>
        </w:r>
      </w:ins>
      <w:ins w:id="1391" w:author="丧钟1420093349" w:date="2021-01-27T17:54:32Z">
        <w:r>
          <w:rPr>
            <w:rFonts w:hint="default" w:asciiTheme="minorEastAsia" w:hAnsiTheme="minorEastAsia" w:cstheme="minorEastAsia"/>
          </w:rPr>
          <w:t>无障碍物的</w:t>
        </w:r>
      </w:ins>
      <w:ins w:id="1392" w:author="丧钟1420093349" w:date="2021-01-27T17:54:37Z">
        <w:r>
          <w:rPr>
            <w:rFonts w:hint="default" w:asciiTheme="minorEastAsia" w:hAnsiTheme="minorEastAsia" w:cstheme="minorEastAsia"/>
          </w:rPr>
          <w:t>走廊</w:t>
        </w:r>
      </w:ins>
      <w:ins w:id="1393" w:author="丧钟1420093349" w:date="2021-01-27T17:54:38Z">
        <w:r>
          <w:rPr>
            <w:rFonts w:hint="default" w:asciiTheme="minorEastAsia" w:hAnsiTheme="minorEastAsia" w:cstheme="minorEastAsia"/>
          </w:rPr>
          <w:t>区域，</w:t>
        </w:r>
      </w:ins>
      <w:ins w:id="1394" w:author="丧钟1420093349" w:date="2021-01-27T17:54:39Z">
        <w:r>
          <w:rPr>
            <w:rFonts w:hint="default" w:asciiTheme="minorEastAsia" w:hAnsiTheme="minorEastAsia" w:cstheme="minorEastAsia"/>
          </w:rPr>
          <w:t>4</w:t>
        </w:r>
      </w:ins>
      <w:ins w:id="1395" w:author="丧钟1420093349" w:date="2021-01-27T17:54:40Z">
        <w:r>
          <w:rPr>
            <w:rFonts w:hint="default" w:asciiTheme="minorEastAsia" w:hAnsiTheme="minorEastAsia" w:cstheme="minorEastAsia"/>
          </w:rPr>
          <w:t>、</w:t>
        </w:r>
      </w:ins>
      <w:ins w:id="1396" w:author="丧钟1420093349" w:date="2021-01-27T17:54:41Z">
        <w:r>
          <w:rPr>
            <w:rFonts w:hint="default" w:asciiTheme="minorEastAsia" w:hAnsiTheme="minorEastAsia" w:cstheme="minorEastAsia"/>
          </w:rPr>
          <w:t>5、6</w:t>
        </w:r>
      </w:ins>
      <w:ins w:id="1397" w:author="丧钟1420093349" w:date="2021-01-27T17:54:42Z">
        <w:r>
          <w:rPr>
            <w:rFonts w:hint="default" w:asciiTheme="minorEastAsia" w:hAnsiTheme="minorEastAsia" w:cstheme="minorEastAsia"/>
          </w:rPr>
          <w:t>、7</w:t>
        </w:r>
      </w:ins>
      <w:ins w:id="1398" w:author="丧钟1420093349" w:date="2021-01-27T17:54:43Z">
        <w:r>
          <w:rPr>
            <w:rFonts w:hint="default" w:asciiTheme="minorEastAsia" w:hAnsiTheme="minorEastAsia" w:cstheme="minorEastAsia"/>
          </w:rPr>
          <w:t>、8</w:t>
        </w:r>
      </w:ins>
      <w:ins w:id="1399" w:author="丧钟1420093349" w:date="2021-01-27T17:54:45Z">
        <w:r>
          <w:rPr>
            <w:rFonts w:hint="default" w:asciiTheme="minorEastAsia" w:hAnsiTheme="minorEastAsia" w:cstheme="minorEastAsia"/>
          </w:rPr>
          <w:t>是</w:t>
        </w:r>
      </w:ins>
      <w:ins w:id="1400" w:author="丧钟1420093349" w:date="2021-01-27T17:54:53Z">
        <w:r>
          <w:rPr>
            <w:rFonts w:hint="default" w:asciiTheme="minorEastAsia" w:hAnsiTheme="minorEastAsia" w:cstheme="minorEastAsia"/>
          </w:rPr>
          <w:t>有</w:t>
        </w:r>
      </w:ins>
      <w:ins w:id="1401" w:author="丧钟1420093349" w:date="2021-01-27T17:54:55Z">
        <w:r>
          <w:rPr>
            <w:rFonts w:hint="default" w:asciiTheme="minorEastAsia" w:hAnsiTheme="minorEastAsia" w:cstheme="minorEastAsia"/>
          </w:rPr>
          <w:t>混凝土墙</w:t>
        </w:r>
      </w:ins>
      <w:ins w:id="1402" w:author="丧钟1420093349" w:date="2021-01-27T17:55:16Z">
        <w:r>
          <w:rPr>
            <w:rFonts w:hint="default" w:asciiTheme="minorEastAsia" w:hAnsiTheme="minorEastAsia" w:cstheme="minorEastAsia"/>
          </w:rPr>
          <w:t>、</w:t>
        </w:r>
      </w:ins>
      <w:ins w:id="1403" w:author="丧钟1420093349" w:date="2021-01-27T17:55:18Z">
        <w:r>
          <w:rPr>
            <w:rFonts w:hint="default" w:asciiTheme="minorEastAsia" w:hAnsiTheme="minorEastAsia" w:cstheme="minorEastAsia"/>
          </w:rPr>
          <w:t>楼梯</w:t>
        </w:r>
      </w:ins>
      <w:ins w:id="1404" w:author="丧钟1420093349" w:date="2021-01-27T17:55:20Z">
        <w:r>
          <w:rPr>
            <w:rFonts w:hint="default" w:asciiTheme="minorEastAsia" w:hAnsiTheme="minorEastAsia" w:cstheme="minorEastAsia"/>
          </w:rPr>
          <w:t>等</w:t>
        </w:r>
      </w:ins>
      <w:ins w:id="1405" w:author="丧钟1420093349" w:date="2021-01-27T17:55:23Z">
        <w:r>
          <w:rPr>
            <w:rFonts w:hint="default" w:asciiTheme="minorEastAsia" w:hAnsiTheme="minorEastAsia" w:cstheme="minorEastAsia"/>
          </w:rPr>
          <w:t>遮挡物的</w:t>
        </w:r>
      </w:ins>
      <w:ins w:id="1406" w:author="丧钟1420093349" w:date="2021-01-27T17:55:26Z">
        <w:r>
          <w:rPr>
            <w:rFonts w:hint="default" w:asciiTheme="minorEastAsia" w:hAnsiTheme="minorEastAsia" w:cstheme="minorEastAsia"/>
          </w:rPr>
          <w:t>室内区域</w:t>
        </w:r>
      </w:ins>
      <w:ins w:id="1407" w:author="丧钟1420093349" w:date="2021-01-27T17:55:27Z">
        <w:r>
          <w:rPr>
            <w:rFonts w:hint="default" w:asciiTheme="minorEastAsia" w:hAnsiTheme="minorEastAsia" w:cstheme="minorEastAsia"/>
          </w:rPr>
          <w:t>。</w:t>
        </w:r>
      </w:ins>
      <w:r>
        <w:rPr>
          <w:rFonts w:hint="eastAsia" w:asciiTheme="minorEastAsia" w:hAnsiTheme="minorEastAsia" w:cstheme="minorEastAsia"/>
        </w:rPr>
        <w:t>其中，固定设备每</w:t>
      </w:r>
      <w:ins w:id="1408" w:author="丧钟1420093349" w:date="2021-01-27T18:19:54Z">
        <w:r>
          <w:rPr>
            <w:rFonts w:hint="default" w:asciiTheme="minorEastAsia" w:hAnsiTheme="minorEastAsia" w:cstheme="minorEastAsia"/>
          </w:rPr>
          <w:t>4</w:t>
        </w:r>
      </w:ins>
      <w:del w:id="1409" w:author="丧钟1420093349" w:date="2021-01-27T18:19:54Z">
        <w:r>
          <w:rPr>
            <w:rFonts w:asciiTheme="minorEastAsia" w:hAnsiTheme="minorEastAsia" w:cstheme="minorEastAsia"/>
          </w:rPr>
          <w:delText>3</w:delText>
        </w:r>
      </w:del>
      <w:r>
        <w:rPr>
          <w:rFonts w:hint="eastAsia" w:asciiTheme="minorEastAsia" w:hAnsiTheme="minorEastAsia" w:cstheme="minorEastAsia"/>
        </w:rPr>
        <w:t>s发送一次唤醒信息，广播唤醒信息的次数不限。固定设备的上传数据频率为每</w:t>
      </w:r>
      <w:ins w:id="1410" w:author="丧钟1420093349" w:date="2021-01-27T18:19:57Z">
        <w:r>
          <w:rPr>
            <w:rFonts w:hint="default" w:asciiTheme="minorEastAsia" w:hAnsiTheme="minorEastAsia" w:cstheme="minorEastAsia"/>
          </w:rPr>
          <w:t>2</w:t>
        </w:r>
      </w:ins>
      <w:del w:id="1411" w:author="丧钟1420093349" w:date="2021-01-27T18:19:57Z">
        <w:r>
          <w:rPr>
            <w:rFonts w:asciiTheme="minorEastAsia" w:hAnsiTheme="minorEastAsia" w:cstheme="minorEastAsia"/>
          </w:rPr>
          <w:delText>3</w:delText>
        </w:r>
      </w:del>
      <w:r>
        <w:rPr>
          <w:rFonts w:hint="eastAsia" w:asciiTheme="minorEastAsia" w:hAnsiTheme="minorEastAsia" w:cstheme="minorEastAsia"/>
        </w:rPr>
        <w:t>s上传一次。移动设备的休眠时间为</w:t>
      </w:r>
      <w:ins w:id="1412" w:author="丧钟1420093349" w:date="2021-01-27T18:20:02Z">
        <w:r>
          <w:rPr>
            <w:rFonts w:hint="default" w:asciiTheme="minorEastAsia" w:hAnsiTheme="minorEastAsia" w:cstheme="minorEastAsia"/>
          </w:rPr>
          <w:t>4</w:t>
        </w:r>
      </w:ins>
      <w:ins w:id="1413" w:author="丧钟1420093349" w:date="2021-01-27T18:20:03Z">
        <w:r>
          <w:rPr>
            <w:rFonts w:hint="default" w:asciiTheme="minorEastAsia" w:hAnsiTheme="minorEastAsia" w:cstheme="minorEastAsia"/>
          </w:rPr>
          <w:t>min</w:t>
        </w:r>
      </w:ins>
      <w:del w:id="1414" w:author="丧钟1420093349" w:date="2021-01-27T18:20:02Z">
        <w:r>
          <w:rPr>
            <w:rFonts w:asciiTheme="minorEastAsia" w:hAnsiTheme="minorEastAsia" w:cstheme="minorEastAsia"/>
          </w:rPr>
          <w:delText>2</w:delText>
        </w:r>
      </w:del>
      <w:del w:id="1415" w:author="丧钟1420093349" w:date="2021-01-27T18:20:01Z">
        <w:r>
          <w:rPr>
            <w:rFonts w:asciiTheme="minorEastAsia" w:hAnsiTheme="minorEastAsia" w:cstheme="minorEastAsia"/>
          </w:rPr>
          <w:delText>0</w:delText>
        </w:r>
      </w:del>
      <w:del w:id="1416" w:author="丧钟1420093349" w:date="2021-01-27T18:20:01Z">
        <w:r>
          <w:rPr>
            <w:rFonts w:hint="eastAsia" w:asciiTheme="minorEastAsia" w:hAnsiTheme="minorEastAsia" w:cstheme="minorEastAsia"/>
          </w:rPr>
          <w:delText>s</w:delText>
        </w:r>
      </w:del>
      <w:r>
        <w:rPr>
          <w:rFonts w:hint="eastAsia" w:asciiTheme="minorEastAsia" w:hAnsiTheme="minorEastAsia" w:cstheme="minorEastAsia"/>
        </w:rPr>
        <w:t>，每个移动设备可以被唤醒</w:t>
      </w:r>
      <w:ins w:id="1417" w:author="丧钟1420093349" w:date="2021-01-27T17:44:47Z">
        <w:r>
          <w:rPr>
            <w:rFonts w:hint="default" w:asciiTheme="minorEastAsia" w:hAnsiTheme="minorEastAsia" w:cstheme="minorEastAsia"/>
          </w:rPr>
          <w:t>5</w:t>
        </w:r>
      </w:ins>
      <w:ins w:id="1418" w:author="丧钟1420093349" w:date="2021-01-27T17:44:48Z">
        <w:r>
          <w:rPr>
            <w:rFonts w:hint="default" w:asciiTheme="minorEastAsia" w:hAnsiTheme="minorEastAsia" w:cstheme="minorEastAsia"/>
          </w:rPr>
          <w:t>0</w:t>
        </w:r>
      </w:ins>
      <w:del w:id="1419" w:author="丧钟1420093349" w:date="2021-01-27T17:44:47Z">
        <w:r>
          <w:rPr>
            <w:rFonts w:hint="eastAsia" w:asciiTheme="minorEastAsia" w:hAnsiTheme="minorEastAsia" w:cstheme="minorEastAsia"/>
          </w:rPr>
          <w:delText>2</w:delText>
        </w:r>
      </w:del>
      <w:del w:id="1420" w:author="丧钟1420093349" w:date="2021-01-27T17:44:47Z">
        <w:r>
          <w:rPr>
            <w:rFonts w:asciiTheme="minorEastAsia" w:hAnsiTheme="minorEastAsia" w:cstheme="minorEastAsia"/>
          </w:rPr>
          <w:delText>5</w:delText>
        </w:r>
      </w:del>
      <w:r>
        <w:rPr>
          <w:rFonts w:hint="eastAsia" w:asciiTheme="minorEastAsia" w:hAnsiTheme="minorEastAsia" w:cstheme="minorEastAsia"/>
        </w:rPr>
        <w:t>次。8名实验人员分别在</w:t>
      </w:r>
      <w:del w:id="1421" w:author="丧钟1420093349" w:date="2021-01-26T20:28:01Z">
        <w:r>
          <w:rPr>
            <w:rFonts w:hint="eastAsia" w:asciiTheme="minorEastAsia" w:hAnsiTheme="minorEastAsia" w:cstheme="minorEastAsia"/>
          </w:rPr>
          <w:delText>一层、二层、三层</w:delText>
        </w:r>
      </w:del>
      <w:del w:id="1422" w:author="丧钟1420093349" w:date="2021-01-26T20:28:09Z">
        <w:r>
          <w:rPr>
            <w:rFonts w:hint="eastAsia" w:asciiTheme="minorEastAsia" w:hAnsiTheme="minorEastAsia" w:cstheme="minorEastAsia"/>
          </w:rPr>
          <w:delText>的</w:delText>
        </w:r>
      </w:del>
      <w:r>
        <w:rPr>
          <w:rFonts w:hint="eastAsia" w:asciiTheme="minorEastAsia" w:hAnsiTheme="minorEastAsia" w:cstheme="minorEastAsia"/>
        </w:rPr>
        <w:t>指定范围内随机走动。理想情况下，区块链最终应分别保存有</w:t>
      </w:r>
      <w:del w:id="1423" w:author="丧钟1420093349" w:date="2021-01-26T20:28:19Z">
        <w:r>
          <w:rPr>
            <w:rFonts w:hint="eastAsia" w:asciiTheme="minorEastAsia" w:hAnsiTheme="minorEastAsia" w:cstheme="minorEastAsia"/>
          </w:rPr>
          <w:delText>1</w:delText>
        </w:r>
      </w:del>
      <w:del w:id="1424" w:author="丧钟1420093349" w:date="2021-01-26T20:28:19Z">
        <w:r>
          <w:rPr>
            <w:rFonts w:asciiTheme="minorEastAsia" w:hAnsiTheme="minorEastAsia" w:cstheme="minorEastAsia"/>
          </w:rPr>
          <w:delText>25</w:delText>
        </w:r>
      </w:del>
      <w:del w:id="1425" w:author="丧钟1420093349" w:date="2021-01-26T20:28:19Z">
        <w:r>
          <w:rPr>
            <w:rFonts w:hint="eastAsia" w:asciiTheme="minorEastAsia" w:hAnsiTheme="minorEastAsia" w:cstheme="minorEastAsia"/>
          </w:rPr>
          <w:delText>、1</w:delText>
        </w:r>
      </w:del>
      <w:del w:id="1426" w:author="丧钟1420093349" w:date="2021-01-26T20:28:19Z">
        <w:r>
          <w:rPr>
            <w:rFonts w:asciiTheme="minorEastAsia" w:hAnsiTheme="minorEastAsia" w:cstheme="minorEastAsia"/>
          </w:rPr>
          <w:delText>50</w:delText>
        </w:r>
      </w:del>
      <w:del w:id="1427" w:author="丧钟1420093349" w:date="2021-01-26T20:28:19Z">
        <w:r>
          <w:rPr>
            <w:rFonts w:hint="eastAsia" w:asciiTheme="minorEastAsia" w:hAnsiTheme="minorEastAsia" w:cstheme="minorEastAsia"/>
          </w:rPr>
          <w:delText>、1</w:delText>
        </w:r>
      </w:del>
      <w:del w:id="1428" w:author="丧钟1420093349" w:date="2021-01-26T20:28:19Z">
        <w:r>
          <w:rPr>
            <w:rFonts w:asciiTheme="minorEastAsia" w:hAnsiTheme="minorEastAsia" w:cstheme="minorEastAsia"/>
          </w:rPr>
          <w:delText>75</w:delText>
        </w:r>
      </w:del>
      <w:del w:id="1429" w:author="丧钟1420093349" w:date="2021-01-26T20:28:19Z">
        <w:r>
          <w:rPr>
            <w:rFonts w:hint="eastAsia" w:asciiTheme="minorEastAsia" w:hAnsiTheme="minorEastAsia" w:cstheme="minorEastAsia"/>
          </w:rPr>
          <w:delText>、</w:delText>
        </w:r>
      </w:del>
      <w:ins w:id="1430" w:author="丧钟1420093349" w:date="2021-01-27T17:45:12Z">
        <w:r>
          <w:rPr>
            <w:rFonts w:hint="default" w:asciiTheme="minorEastAsia" w:hAnsiTheme="minorEastAsia" w:cstheme="minorEastAsia"/>
          </w:rPr>
          <w:t>4</w:t>
        </w:r>
      </w:ins>
      <w:del w:id="1431" w:author="丧钟1420093349" w:date="2021-01-27T17:45:12Z">
        <w:r>
          <w:rPr>
            <w:rFonts w:asciiTheme="minorEastAsia" w:hAnsiTheme="minorEastAsia" w:cstheme="minorEastAsia"/>
          </w:rPr>
          <w:delText>2</w:delText>
        </w:r>
      </w:del>
      <w:r>
        <w:rPr>
          <w:rFonts w:asciiTheme="minorEastAsia" w:hAnsiTheme="minorEastAsia" w:cstheme="minorEastAsia"/>
        </w:rPr>
        <w:t>00</w:t>
      </w:r>
      <w:r>
        <w:rPr>
          <w:rFonts w:hint="eastAsia" w:asciiTheme="minorEastAsia" w:hAnsiTheme="minorEastAsia" w:cstheme="minorEastAsia"/>
        </w:rPr>
        <w:t>个区块。实验结果如图</w:t>
      </w:r>
      <w:ins w:id="1432" w:author="丧钟1420093349" w:date="2021-01-26T20:28:31Z">
        <w:r>
          <w:rPr>
            <w:rFonts w:hint="default" w:asciiTheme="minorEastAsia" w:hAnsiTheme="minorEastAsia" w:cstheme="minorEastAsia"/>
          </w:rPr>
          <w:t>6</w:t>
        </w:r>
      </w:ins>
      <w:del w:id="1433" w:author="丧钟1420093349" w:date="2021-01-26T20:28:31Z">
        <w:r>
          <w:rPr>
            <w:rFonts w:asciiTheme="minorEastAsia" w:hAnsiTheme="minorEastAsia" w:cstheme="minorEastAsia"/>
          </w:rPr>
          <w:delText>5</w:delText>
        </w:r>
      </w:del>
      <w:r>
        <w:rPr>
          <w:rFonts w:asciiTheme="minorEastAsia" w:hAnsiTheme="minorEastAsia" w:cstheme="minorEastAsia"/>
        </w:rPr>
        <w:t>(</w:t>
      </w:r>
      <w:ins w:id="1434" w:author="丧钟1420093349" w:date="2021-01-27T19:38:38Z">
        <w:r>
          <w:rPr>
            <w:rFonts w:asciiTheme="minorEastAsia" w:hAnsiTheme="minorEastAsia" w:cstheme="minorEastAsia"/>
          </w:rPr>
          <w:t>c</w:t>
        </w:r>
      </w:ins>
      <w:del w:id="1435" w:author="丧钟1420093349" w:date="2021-01-27T19:38:37Z">
        <w:r>
          <w:rPr>
            <w:rFonts w:asciiTheme="minorEastAsia" w:hAnsiTheme="minorEastAsia" w:cstheme="minorEastAsia"/>
          </w:rPr>
          <w:delText>b</w:delText>
        </w:r>
      </w:del>
      <w:r>
        <w:rPr>
          <w:rFonts w:asciiTheme="minorEastAsia" w:hAnsiTheme="minorEastAsia" w:cstheme="minorEastAsia"/>
        </w:rPr>
        <w:t>)</w:t>
      </w:r>
      <w:del w:id="1436" w:author="丧钟1420093349" w:date="2021-01-26T20:28:24Z">
        <w:r>
          <w:rPr>
            <w:rFonts w:asciiTheme="minorEastAsia" w:hAnsiTheme="minorEastAsia" w:cstheme="minorEastAsia"/>
          </w:rPr>
          <w:delText xml:space="preserve"> )</w:delText>
        </w:r>
      </w:del>
      <w:r>
        <w:rPr>
          <w:rFonts w:asciiTheme="minorEastAsia" w:hAnsiTheme="minorEastAsia" w:cstheme="minorEastAsia"/>
          <w:b/>
          <w:color w:val="FF0000"/>
          <w:u w:val="single"/>
        </w:rPr>
        <w:t>(</w:t>
      </w:r>
      <w:del w:id="1437" w:author="丧钟1420093349" w:date="2021-01-26T20:28:55Z">
        <w:r>
          <w:rPr>
            <w:rFonts w:hint="eastAsia" w:asciiTheme="minorEastAsia" w:hAnsiTheme="minorEastAsia" w:cstheme="minorEastAsia"/>
            <w:b/>
            <w:color w:val="FF0000"/>
            <w:u w:val="single"/>
            <w:lang w:val="en-US"/>
          </w:rPr>
          <w:delText>启动移动设备数量</w:delText>
        </w:r>
      </w:del>
      <w:ins w:id="1438" w:author="丧钟1420093349" w:date="2021-01-26T20:28:57Z">
        <w:r>
          <w:rPr>
            <w:rFonts w:hint="default" w:asciiTheme="minorEastAsia" w:hAnsiTheme="minorEastAsia" w:cstheme="minorEastAsia"/>
            <w:b/>
            <w:color w:val="FF0000"/>
            <w:u w:val="single"/>
          </w:rPr>
          <w:t>移动设备</w:t>
        </w:r>
      </w:ins>
      <w:ins w:id="1439" w:author="丧钟1420093349" w:date="2021-01-26T20:29:17Z">
        <w:r>
          <w:rPr>
            <w:rFonts w:hint="default" w:asciiTheme="minorEastAsia" w:hAnsiTheme="minorEastAsia" w:cstheme="minorEastAsia"/>
            <w:b/>
            <w:color w:val="FF0000"/>
            <w:u w:val="single"/>
          </w:rPr>
          <w:t>活动范围</w:t>
        </w:r>
      </w:ins>
      <w:ins w:id="1440" w:author="丧钟1420093349" w:date="2021-01-26T20:28:59Z">
        <w:r>
          <w:rPr>
            <w:rFonts w:hint="default" w:asciiTheme="minorEastAsia" w:hAnsiTheme="minorEastAsia" w:cstheme="minorEastAsia"/>
            <w:b/>
            <w:color w:val="FF0000"/>
            <w:u w:val="single"/>
          </w:rPr>
          <w:t>编号</w:t>
        </w:r>
      </w:ins>
      <w:r>
        <w:rPr>
          <w:rFonts w:hint="eastAsia" w:asciiTheme="minorEastAsia" w:hAnsiTheme="minorEastAsia" w:cstheme="minorEastAsia"/>
          <w:b/>
          <w:color w:val="FF0000"/>
          <w:u w:val="single"/>
        </w:rPr>
        <w:t>-丢包率</w:t>
      </w:r>
      <w:ins w:id="1441" w:author="丧钟1420093349" w:date="2021-01-26T20:31:35Z">
        <w:r>
          <w:rPr>
            <w:rFonts w:hint="default" w:asciiTheme="minorEastAsia" w:hAnsiTheme="minorEastAsia" w:cstheme="minorEastAsia"/>
            <w:b/>
            <w:color w:val="FF0000"/>
            <w:u w:val="single"/>
          </w:rPr>
          <w:t>柱状</w:t>
        </w:r>
      </w:ins>
      <w:del w:id="1442" w:author="丧钟1420093349" w:date="2021-01-26T20:31:33Z">
        <w:r>
          <w:rPr>
            <w:rFonts w:hint="eastAsia" w:asciiTheme="minorEastAsia" w:hAnsiTheme="minorEastAsia" w:cstheme="minorEastAsia"/>
            <w:b/>
            <w:color w:val="FF0000"/>
            <w:u w:val="single"/>
          </w:rPr>
          <w:delText>折线</w:delText>
        </w:r>
      </w:del>
      <w:r>
        <w:rPr>
          <w:rFonts w:hint="eastAsia" w:asciiTheme="minorEastAsia" w:hAnsiTheme="minorEastAsia" w:cstheme="minorEastAsia"/>
          <w:b/>
          <w:color w:val="FF0000"/>
          <w:u w:val="single"/>
        </w:rPr>
        <w:t>图)</w:t>
      </w:r>
      <w:del w:id="1443" w:author="丧钟1420093349" w:date="2021-01-26T20:29:07Z">
        <w:r>
          <w:rPr>
            <w:rFonts w:hint="eastAsia" w:asciiTheme="minorEastAsia" w:hAnsiTheme="minorEastAsia" w:cstheme="minorEastAsia"/>
          </w:rPr>
          <w:delText>和图5</w:delText>
        </w:r>
      </w:del>
      <w:del w:id="1444" w:author="丧钟1420093349" w:date="2021-01-26T20:29:07Z">
        <w:r>
          <w:rPr>
            <w:rFonts w:asciiTheme="minorEastAsia" w:hAnsiTheme="minorEastAsia" w:cstheme="minorEastAsia"/>
          </w:rPr>
          <w:delText>(c)</w:delText>
        </w:r>
      </w:del>
      <w:del w:id="1445" w:author="丧钟1420093349" w:date="2021-01-26T20:29:07Z">
        <w:r>
          <w:rPr>
            <w:rFonts w:asciiTheme="minorEastAsia" w:hAnsiTheme="minorEastAsia" w:cstheme="minorEastAsia"/>
            <w:b/>
            <w:color w:val="FF0000"/>
            <w:u w:val="single"/>
          </w:rPr>
          <w:delText>(</w:delText>
        </w:r>
      </w:del>
      <w:del w:id="1446" w:author="丧钟1420093349" w:date="2021-01-26T20:29:07Z">
        <w:r>
          <w:rPr>
            <w:rFonts w:hint="eastAsia" w:asciiTheme="minorEastAsia" w:hAnsiTheme="minorEastAsia" w:cstheme="minorEastAsia"/>
            <w:b/>
            <w:color w:val="FF0000"/>
            <w:u w:val="single"/>
          </w:rPr>
          <w:delText>地点-丢包率分布图)</w:delText>
        </w:r>
      </w:del>
      <w:r>
        <w:rPr>
          <w:rFonts w:hint="eastAsia" w:asciiTheme="minorEastAsia" w:hAnsiTheme="minorEastAsia" w:cstheme="minorEastAsia"/>
        </w:rPr>
        <w:t>所示</w:t>
      </w:r>
      <w:ins w:id="1447" w:author="丧钟1420093349" w:date="2021-01-26T20:33:43Z">
        <w:r>
          <w:rPr>
            <w:rFonts w:hint="default" w:asciiTheme="minorEastAsia" w:hAnsiTheme="minorEastAsia" w:cstheme="minorEastAsia"/>
          </w:rPr>
          <w:t>。</w:t>
        </w:r>
      </w:ins>
      <w:del w:id="1448" w:author="丧钟1420093349" w:date="2021-01-26T20:33:43Z">
        <w:r>
          <w:rPr>
            <w:rFonts w:hint="eastAsia" w:asciiTheme="minorEastAsia" w:hAnsiTheme="minorEastAsia" w:cstheme="minorEastAsia"/>
          </w:rPr>
          <w:delText>，</w:delText>
        </w:r>
      </w:del>
      <w:r>
        <w:rPr>
          <w:rFonts w:hint="eastAsia" w:asciiTheme="minorEastAsia" w:hAnsiTheme="minorEastAsia" w:cstheme="minorEastAsia"/>
        </w:rPr>
        <w:t>通过结果图可以看出</w:t>
      </w:r>
      <w:ins w:id="1449" w:author="丧钟1420093349" w:date="2021-01-26T20:34:49Z">
        <w:r>
          <w:rPr>
            <w:rFonts w:hint="default" w:asciiTheme="minorEastAsia" w:hAnsiTheme="minorEastAsia" w:cstheme="minorEastAsia"/>
          </w:rPr>
          <w:t>：</w:t>
        </w:r>
      </w:ins>
      <w:del w:id="1450" w:author="丧钟1420093349" w:date="2021-01-26T20:34:49Z">
        <w:r>
          <w:rPr>
            <w:rFonts w:hint="eastAsia" w:asciiTheme="minorEastAsia" w:hAnsiTheme="minorEastAsia" w:cstheme="minorEastAsia"/>
          </w:rPr>
          <w:delText>，</w:delText>
        </w:r>
      </w:del>
      <w:del w:id="1451" w:author="丧钟1420093349" w:date="2021-01-26T20:33:48Z">
        <w:r>
          <w:rPr>
            <w:rFonts w:asciiTheme="minorEastAsia" w:hAnsiTheme="minorEastAsia" w:cstheme="minorEastAsia"/>
            <w:b/>
            <w:color w:val="FF0000"/>
            <w:u w:val="single"/>
          </w:rPr>
          <w:delText>…</w:delText>
        </w:r>
      </w:del>
      <w:ins w:id="1452" w:author="丧钟1420093349" w:date="2021-01-26T20:33:50Z">
        <w:r>
          <w:rPr>
            <w:rFonts w:asciiTheme="minorEastAsia" w:hAnsiTheme="minorEastAsia" w:cstheme="minorEastAsia"/>
            <w:b/>
            <w:color w:val="FF0000"/>
            <w:u w:val="single"/>
          </w:rPr>
          <w:t>在</w:t>
        </w:r>
      </w:ins>
      <w:ins w:id="1453" w:author="丧钟1420093349" w:date="2021-01-26T20:33:58Z">
        <w:r>
          <w:rPr>
            <w:rFonts w:asciiTheme="minorEastAsia" w:hAnsiTheme="minorEastAsia" w:cstheme="minorEastAsia"/>
            <w:b/>
            <w:color w:val="FF0000"/>
            <w:u w:val="single"/>
          </w:rPr>
          <w:t>区域</w:t>
        </w:r>
      </w:ins>
      <w:ins w:id="1454" w:author="丧钟1420093349" w:date="2021-01-26T20:33:59Z">
        <w:r>
          <w:rPr>
            <w:rFonts w:asciiTheme="minorEastAsia" w:hAnsiTheme="minorEastAsia" w:cstheme="minorEastAsia"/>
            <w:b/>
            <w:color w:val="FF0000"/>
            <w:u w:val="single"/>
          </w:rPr>
          <w:t>1、2</w:t>
        </w:r>
      </w:ins>
      <w:ins w:id="1455" w:author="丧钟1420093349" w:date="2021-01-26T20:34:00Z">
        <w:r>
          <w:rPr>
            <w:rFonts w:asciiTheme="minorEastAsia" w:hAnsiTheme="minorEastAsia" w:cstheme="minorEastAsia"/>
            <w:b/>
            <w:color w:val="FF0000"/>
            <w:u w:val="single"/>
          </w:rPr>
          <w:t>、3</w:t>
        </w:r>
      </w:ins>
      <w:ins w:id="1456" w:author="丧钟1420093349" w:date="2021-01-26T20:36:04Z">
        <w:r>
          <w:rPr>
            <w:rFonts w:asciiTheme="minorEastAsia" w:hAnsiTheme="minorEastAsia" w:cstheme="minorEastAsia"/>
            <w:b/>
            <w:color w:val="FF0000"/>
            <w:u w:val="single"/>
          </w:rPr>
          <w:t>中，</w:t>
        </w:r>
      </w:ins>
      <w:ins w:id="1457" w:author="丧钟1420093349" w:date="2021-01-27T17:53:45Z">
        <w:r>
          <w:rPr>
            <w:rFonts w:asciiTheme="minorEastAsia" w:hAnsiTheme="minorEastAsia" w:cstheme="minorEastAsia"/>
            <w:b/>
            <w:color w:val="FF0000"/>
            <w:u w:val="single"/>
          </w:rPr>
          <w:t>在</w:t>
        </w:r>
      </w:ins>
      <w:ins w:id="1458" w:author="丧钟1420093349" w:date="2021-01-27T17:53:49Z">
        <w:r>
          <w:rPr>
            <w:rFonts w:asciiTheme="minorEastAsia" w:hAnsiTheme="minorEastAsia" w:cstheme="minorEastAsia"/>
            <w:b/>
            <w:color w:val="FF0000"/>
            <w:u w:val="single"/>
          </w:rPr>
          <w:t>无障碍物的</w:t>
        </w:r>
      </w:ins>
      <w:ins w:id="1459" w:author="丧钟1420093349" w:date="2021-01-27T17:53:50Z">
        <w:r>
          <w:rPr>
            <w:rFonts w:asciiTheme="minorEastAsia" w:hAnsiTheme="minorEastAsia" w:cstheme="minorEastAsia"/>
            <w:b/>
            <w:color w:val="FF0000"/>
            <w:u w:val="single"/>
          </w:rPr>
          <w:t>情况下</w:t>
        </w:r>
      </w:ins>
      <w:ins w:id="1460" w:author="丧钟1420093349" w:date="2021-01-27T17:53:51Z">
        <w:r>
          <w:rPr>
            <w:rFonts w:asciiTheme="minorEastAsia" w:hAnsiTheme="minorEastAsia" w:cstheme="minorEastAsia"/>
            <w:b/>
            <w:color w:val="FF0000"/>
            <w:u w:val="single"/>
          </w:rPr>
          <w:t>，</w:t>
        </w:r>
      </w:ins>
      <w:ins w:id="1461" w:author="丧钟1420093349" w:date="2021-01-26T20:34:03Z">
        <w:r>
          <w:rPr>
            <w:rFonts w:asciiTheme="minorEastAsia" w:hAnsiTheme="minorEastAsia" w:cstheme="minorEastAsia"/>
            <w:b/>
            <w:color w:val="FF0000"/>
            <w:u w:val="single"/>
          </w:rPr>
          <w:t>丢包率</w:t>
        </w:r>
      </w:ins>
      <w:del w:id="1462" w:author="丧钟1420093349" w:date="2021-01-26T20:33:49Z">
        <w:r>
          <w:rPr>
            <w:rFonts w:asciiTheme="minorEastAsia" w:hAnsiTheme="minorEastAsia" w:cstheme="minorEastAsia"/>
            <w:b/>
            <w:color w:val="FF0000"/>
            <w:u w:val="single"/>
          </w:rPr>
          <w:delText>…</w:delText>
        </w:r>
      </w:del>
      <w:del w:id="1463" w:author="丧钟1420093349" w:date="2021-01-26T20:29:27Z">
        <w:r>
          <w:rPr>
            <w:rFonts w:hint="eastAsia" w:asciiTheme="minorEastAsia" w:hAnsiTheme="minorEastAsia" w:cstheme="minorEastAsia"/>
            <w:b/>
            <w:color w:val="FF0000"/>
            <w:u w:val="single"/>
          </w:rPr>
          <w:delText>，</w:delText>
        </w:r>
      </w:del>
      <w:del w:id="1464" w:author="丧钟1420093349" w:date="2021-01-26T20:29:22Z">
        <w:commentRangeStart w:id="15"/>
        <w:r>
          <w:rPr>
            <w:rFonts w:hint="eastAsia" w:asciiTheme="minorEastAsia" w:hAnsiTheme="minorEastAsia" w:cstheme="minorEastAsia"/>
          </w:rPr>
          <w:delText>丢包率随着并发工作的移动设备的数量的增多而增</w:delText>
        </w:r>
      </w:del>
      <w:del w:id="1465" w:author="丧钟1420093349" w:date="2021-01-26T20:33:46Z">
        <w:r>
          <w:rPr>
            <w:rFonts w:hint="eastAsia" w:asciiTheme="minorEastAsia" w:hAnsiTheme="minorEastAsia" w:cstheme="minorEastAsia"/>
          </w:rPr>
          <w:delText>大</w:delText>
        </w:r>
        <w:commentRangeEnd w:id="15"/>
      </w:del>
      <w:del w:id="1466" w:author="丧钟1420093349" w:date="2021-01-26T20:33:46Z">
        <w:r>
          <w:rPr/>
          <w:commentReference w:id="15"/>
        </w:r>
      </w:del>
      <w:ins w:id="1467" w:author="丧钟1420093349" w:date="2021-01-27T17:51:50Z">
        <w:r>
          <w:rPr/>
          <w:t>都</w:t>
        </w:r>
      </w:ins>
      <w:ins w:id="1468" w:author="丧钟1420093349" w:date="2021-01-26T20:34:13Z">
        <w:r>
          <w:rPr/>
          <w:t>非常低</w:t>
        </w:r>
      </w:ins>
      <w:ins w:id="1469" w:author="丧钟1420093349" w:date="2021-01-27T17:51:53Z">
        <w:r>
          <w:rPr/>
          <w:t>接近</w:t>
        </w:r>
      </w:ins>
      <w:ins w:id="1470" w:author="丧钟1420093349" w:date="2021-01-27T17:51:54Z">
        <w:r>
          <w:rPr/>
          <w:t>0</w:t>
        </w:r>
      </w:ins>
      <w:ins w:id="1471" w:author="丧钟1420093349" w:date="2021-01-26T20:34:52Z">
        <w:r>
          <w:rPr/>
          <w:t>；</w:t>
        </w:r>
      </w:ins>
      <w:ins w:id="1472" w:author="丧钟1420093349" w:date="2021-01-26T20:34:45Z">
        <w:r>
          <w:rPr/>
          <w:t>在</w:t>
        </w:r>
      </w:ins>
      <w:ins w:id="1473" w:author="丧钟1420093349" w:date="2021-01-26T20:34:46Z">
        <w:r>
          <w:rPr/>
          <w:t>区域</w:t>
        </w:r>
      </w:ins>
      <w:ins w:id="1474" w:author="丧钟1420093349" w:date="2021-01-26T20:35:00Z">
        <w:r>
          <w:rPr/>
          <w:t>4</w:t>
        </w:r>
      </w:ins>
      <w:ins w:id="1475" w:author="丧钟1420093349" w:date="2021-01-26T20:35:01Z">
        <w:r>
          <w:rPr/>
          <w:t>、</w:t>
        </w:r>
      </w:ins>
      <w:ins w:id="1476" w:author="丧钟1420093349" w:date="2021-01-26T20:34:56Z">
        <w:r>
          <w:rPr/>
          <w:t>5</w:t>
        </w:r>
      </w:ins>
      <w:ins w:id="1477" w:author="丧钟1420093349" w:date="2021-01-26T20:34:57Z">
        <w:r>
          <w:rPr/>
          <w:t>、6、7、8</w:t>
        </w:r>
      </w:ins>
      <w:ins w:id="1478" w:author="丧钟1420093349" w:date="2021-01-26T20:35:03Z">
        <w:r>
          <w:rPr/>
          <w:t>中，</w:t>
        </w:r>
      </w:ins>
      <w:ins w:id="1479" w:author="丧钟1420093349" w:date="2021-01-26T20:35:07Z">
        <w:r>
          <w:rPr/>
          <w:t>丢包率</w:t>
        </w:r>
      </w:ins>
      <w:ins w:id="1480" w:author="丧钟1420093349" w:date="2021-01-27T17:41:46Z">
        <w:r>
          <w:rPr/>
          <w:t>总体上</w:t>
        </w:r>
      </w:ins>
      <w:ins w:id="1481" w:author="丧钟1420093349" w:date="2021-01-26T20:35:08Z">
        <w:r>
          <w:rPr/>
          <w:t>随着</w:t>
        </w:r>
      </w:ins>
      <w:ins w:id="1482" w:author="丧钟1420093349" w:date="2021-01-26T20:35:14Z">
        <w:r>
          <w:rPr/>
          <w:t>活动范围</w:t>
        </w:r>
      </w:ins>
      <w:ins w:id="1483" w:author="丧钟1420093349" w:date="2021-01-26T20:35:33Z">
        <w:r>
          <w:rPr/>
          <w:t>到</w:t>
        </w:r>
      </w:ins>
      <w:ins w:id="1484" w:author="丧钟1420093349" w:date="2021-01-26T20:35:21Z">
        <w:r>
          <w:rPr/>
          <w:t>固定设备</w:t>
        </w:r>
      </w:ins>
      <w:ins w:id="1485" w:author="丧钟1420093349" w:date="2021-01-26T20:35:22Z">
        <w:r>
          <w:rPr/>
          <w:t>的</w:t>
        </w:r>
      </w:ins>
      <w:ins w:id="1486" w:author="丧钟1420093349" w:date="2021-01-26T20:35:40Z">
        <w:r>
          <w:rPr/>
          <w:t>间距</w:t>
        </w:r>
      </w:ins>
      <w:ins w:id="1487" w:author="丧钟1420093349" w:date="2021-01-26T20:35:24Z">
        <w:r>
          <w:rPr/>
          <w:t>的</w:t>
        </w:r>
      </w:ins>
      <w:ins w:id="1488" w:author="丧钟1420093349" w:date="2021-01-26T20:35:25Z">
        <w:r>
          <w:rPr/>
          <w:t>增大</w:t>
        </w:r>
      </w:ins>
      <w:ins w:id="1489" w:author="丧钟1420093349" w:date="2021-01-27T17:52:04Z">
        <w:r>
          <w:rPr/>
          <w:t>和</w:t>
        </w:r>
      </w:ins>
      <w:ins w:id="1490" w:author="丧钟1420093349" w:date="2021-01-27T17:52:13Z">
        <w:r>
          <w:rPr/>
          <w:t>障碍物的</w:t>
        </w:r>
      </w:ins>
      <w:ins w:id="1491" w:author="丧钟1420093349" w:date="2021-01-27T17:52:15Z">
        <w:r>
          <w:rPr/>
          <w:t>增多</w:t>
        </w:r>
      </w:ins>
      <w:ins w:id="1492" w:author="丧钟1420093349" w:date="2021-01-26T20:35:46Z">
        <w:r>
          <w:rPr/>
          <w:t>而</w:t>
        </w:r>
      </w:ins>
      <w:ins w:id="1493" w:author="丧钟1420093349" w:date="2021-01-26T20:35:50Z">
        <w:r>
          <w:rPr/>
          <w:t>增大</w:t>
        </w:r>
      </w:ins>
      <w:ins w:id="1494" w:author="丧钟1420093349" w:date="2021-01-27T17:59:17Z">
        <w:r>
          <w:rPr/>
          <w:t>，</w:t>
        </w:r>
      </w:ins>
      <w:ins w:id="1495" w:author="丧钟1420093349" w:date="2021-01-27T17:59:18Z">
        <w:r>
          <w:rPr/>
          <w:t>并且</w:t>
        </w:r>
      </w:ins>
      <w:ins w:id="1496" w:author="丧钟1420093349" w:date="2021-01-27T17:59:19Z">
        <w:r>
          <w:rPr/>
          <w:t>受</w:t>
        </w:r>
      </w:ins>
      <w:ins w:id="1497" w:author="丧钟1420093349" w:date="2021-01-27T17:59:22Z">
        <w:r>
          <w:rPr/>
          <w:t>障碍物</w:t>
        </w:r>
      </w:ins>
      <w:ins w:id="1498" w:author="丧钟1420093349" w:date="2021-01-27T17:59:23Z">
        <w:r>
          <w:rPr/>
          <w:t>影响</w:t>
        </w:r>
      </w:ins>
      <w:ins w:id="1499" w:author="丧钟1420093349" w:date="2021-01-27T17:59:25Z">
        <w:r>
          <w:rPr/>
          <w:t>更大</w:t>
        </w:r>
      </w:ins>
      <w:ins w:id="1500" w:author="丧钟1420093349" w:date="2021-01-27T17:53:21Z">
        <w:r>
          <w:rPr/>
          <w:t>。</w:t>
        </w:r>
      </w:ins>
      <w:ins w:id="1501" w:author="丧钟1420093349" w:date="2021-01-27T17:53:23Z">
        <w:r>
          <w:rPr/>
          <w:t>其中</w:t>
        </w:r>
      </w:ins>
      <w:ins w:id="1502" w:author="丧钟1420093349" w:date="2021-01-26T20:36:23Z">
        <w:r>
          <w:rPr/>
          <w:t>最大</w:t>
        </w:r>
      </w:ins>
      <w:ins w:id="1503" w:author="丧钟1420093349" w:date="2021-01-26T20:36:34Z">
        <w:r>
          <w:rPr/>
          <w:t>为</w:t>
        </w:r>
      </w:ins>
      <w:ins w:id="1504" w:author="丧钟1420093349" w:date="2021-01-26T20:36:28Z">
        <w:r>
          <w:rPr/>
          <w:t>区域</w:t>
        </w:r>
      </w:ins>
      <w:ins w:id="1505" w:author="丧钟1420093349" w:date="2021-01-27T17:41:42Z">
        <w:r>
          <w:rPr/>
          <w:t>7</w:t>
        </w:r>
      </w:ins>
      <w:ins w:id="1506" w:author="丧钟1420093349" w:date="2021-01-27T17:53:18Z">
        <w:r>
          <w:rPr/>
          <w:t>，</w:t>
        </w:r>
      </w:ins>
      <w:ins w:id="1507" w:author="丧钟1420093349" w:date="2021-01-26T20:36:39Z">
        <w:r>
          <w:rPr/>
          <w:t>是</w:t>
        </w:r>
      </w:ins>
      <w:ins w:id="1508" w:author="丧钟1420093349" w:date="2021-01-27T17:42:39Z">
        <w:r>
          <w:rPr/>
          <w:t>1</w:t>
        </w:r>
      </w:ins>
      <w:ins w:id="1509" w:author="丧钟1420093349" w:date="2021-01-27T17:53:09Z">
        <w:r>
          <w:rPr/>
          <w:t>4</w:t>
        </w:r>
      </w:ins>
      <w:ins w:id="1510" w:author="丧钟1420093349" w:date="2021-01-27T17:42:40Z">
        <w:r>
          <w:rPr/>
          <w:t>%</w:t>
        </w:r>
      </w:ins>
      <w:ins w:id="1511" w:author="丧钟1420093349" w:date="2021-01-27T17:53:14Z">
        <w:r>
          <w:rPr/>
          <w:t>，</w:t>
        </w:r>
      </w:ins>
      <w:ins w:id="1512" w:author="丧钟1420093349" w:date="2021-01-26T20:36:44Z">
        <w:r>
          <w:rPr/>
          <w:t>仍</w:t>
        </w:r>
      </w:ins>
      <w:ins w:id="1513" w:author="丧钟1420093349" w:date="2021-01-26T20:36:51Z">
        <w:r>
          <w:rPr/>
          <w:t>是一个</w:t>
        </w:r>
      </w:ins>
      <w:ins w:id="1514" w:author="丧钟1420093349" w:date="2021-01-26T20:36:53Z">
        <w:r>
          <w:rPr/>
          <w:t>低的</w:t>
        </w:r>
      </w:ins>
      <w:ins w:id="1515" w:author="丧钟1420093349" w:date="2021-01-26T20:36:58Z">
        <w:r>
          <w:rPr/>
          <w:t>数值</w:t>
        </w:r>
      </w:ins>
      <w:ins w:id="1516" w:author="丧钟1420093349" w:date="2021-01-26T20:35:50Z">
        <w:r>
          <w:rPr/>
          <w:t>。</w:t>
        </w:r>
      </w:ins>
      <w:del w:id="1517" w:author="丧钟1420093349" w:date="2021-01-26T20:33:46Z">
        <w:r>
          <w:rPr>
            <w:rFonts w:hint="eastAsia" w:asciiTheme="minorEastAsia" w:hAnsiTheme="minorEastAsia" w:cstheme="minorEastAsia"/>
          </w:rPr>
          <w:delText>。</w:delText>
        </w:r>
      </w:del>
    </w:p>
    <w:p>
      <w:pPr>
        <w:widowControl w:val="0"/>
        <w:ind w:firstLine="567"/>
        <w:jc w:val="both"/>
        <w:rPr>
          <w:rFonts w:asciiTheme="minorEastAsia" w:hAnsiTheme="minorEastAsia" w:cstheme="minorEastAsia"/>
        </w:rPr>
      </w:pPr>
    </w:p>
    <w:p>
      <w:pPr>
        <w:widowControl w:val="0"/>
        <w:ind w:firstLine="567"/>
        <w:jc w:val="center"/>
        <w:rPr>
          <w:ins w:id="1518" w:author="丧钟1420093349" w:date="2021-01-27T17:23:45Z"/>
          <w:rFonts w:hint="eastAsia" w:asciiTheme="minorEastAsia" w:hAnsiTheme="minorEastAsia" w:cstheme="minorEastAsia"/>
          <w:b/>
          <w:color w:val="FF0000"/>
          <w:u w:val="single"/>
        </w:rPr>
      </w:pPr>
    </w:p>
    <w:p>
      <w:pPr>
        <w:widowControl w:val="0"/>
        <w:ind w:firstLine="567"/>
        <w:jc w:val="center"/>
        <w:rPr>
          <w:ins w:id="1519" w:author="丧钟1420093349" w:date="2021-01-26T20:29:29Z"/>
          <w:rFonts w:hint="eastAsia" w:asciiTheme="minorEastAsia" w:hAnsiTheme="minorEastAsia" w:cstheme="minorEastAsia"/>
          <w:b/>
          <w:color w:val="FF0000"/>
          <w:u w:val="single"/>
        </w:rPr>
      </w:pPr>
      <w:ins w:id="1520" w:author="丧钟1420093349" w:date="2021-01-27T19:41:59Z">
        <w:r>
          <w:rPr>
            <w:rFonts w:asciiTheme="minorEastAsia" w:hAnsiTheme="minorEastAsia" w:cstheme="minorEastAsia"/>
            <w:b/>
            <w:color w:val="FF0000"/>
            <w:u w:val="single"/>
          </w:rPr>
          <w:drawing>
            <wp:inline distT="0" distB="0" distL="114300" distR="114300">
              <wp:extent cx="2591435" cy="1943735"/>
              <wp:effectExtent l="0" t="0" r="24765" b="12065"/>
              <wp:docPr id="21" name="Picture 21" descr="并发设备数量折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并发设备数量折线图"/>
                      <pic:cNvPicPr>
                        <a:picLocks noChangeAspect="1"/>
                      </pic:cNvPicPr>
                    </pic:nvPicPr>
                    <pic:blipFill>
                      <a:blip r:embed="rId15"/>
                      <a:stretch>
                        <a:fillRect/>
                      </a:stretch>
                    </pic:blipFill>
                    <pic:spPr>
                      <a:xfrm>
                        <a:off x="0" y="0"/>
                        <a:ext cx="2591435" cy="1943735"/>
                      </a:xfrm>
                      <a:prstGeom prst="rect">
                        <a:avLst/>
                      </a:prstGeom>
                    </pic:spPr>
                  </pic:pic>
                </a:graphicData>
              </a:graphic>
            </wp:inline>
          </w:drawing>
        </w:r>
      </w:ins>
      <w:ins w:id="1522" w:author="丧钟1420093349" w:date="2021-01-27T20:39:27Z">
        <w:r>
          <w:rPr>
            <w:rFonts w:hint="eastAsia" w:asciiTheme="minorEastAsia" w:hAnsiTheme="minorEastAsia" w:cstheme="minorEastAsia"/>
            <w:b/>
            <w:color w:val="FF0000"/>
            <w:u w:val="single"/>
          </w:rPr>
          <w:drawing>
            <wp:inline distT="0" distB="0" distL="114300" distR="114300">
              <wp:extent cx="2591435" cy="1943735"/>
              <wp:effectExtent l="0" t="0" r="24765" b="12065"/>
              <wp:docPr id="22" name="Picture 22" descr="折线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折线图2"/>
                      <pic:cNvPicPr>
                        <a:picLocks noChangeAspect="1"/>
                      </pic:cNvPicPr>
                    </pic:nvPicPr>
                    <pic:blipFill>
                      <a:blip r:embed="rId16"/>
                      <a:stretch>
                        <a:fillRect/>
                      </a:stretch>
                    </pic:blipFill>
                    <pic:spPr>
                      <a:xfrm>
                        <a:off x="0" y="0"/>
                        <a:ext cx="2591435" cy="1943735"/>
                      </a:xfrm>
                      <a:prstGeom prst="rect">
                        <a:avLst/>
                      </a:prstGeom>
                    </pic:spPr>
                  </pic:pic>
                </a:graphicData>
              </a:graphic>
            </wp:inline>
          </w:drawing>
        </w:r>
      </w:ins>
      <w:ins w:id="1524" w:author="丧钟1420093349" w:date="2021-01-27T20:11:16Z">
        <w:r>
          <w:rPr>
            <w:rFonts w:hint="eastAsia" w:asciiTheme="minorEastAsia" w:hAnsiTheme="minorEastAsia" w:cstheme="minorEastAsia"/>
            <w:b/>
            <w:color w:val="FF0000"/>
            <w:u w:val="single"/>
          </w:rPr>
          <w:drawing>
            <wp:inline distT="0" distB="0" distL="114300" distR="114300">
              <wp:extent cx="2591435" cy="1943735"/>
              <wp:effectExtent l="0" t="0" r="24765" b="12065"/>
              <wp:docPr id="16" name="Picture 16" descr="区域位置柱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区域位置柱状图"/>
                      <pic:cNvPicPr>
                        <a:picLocks noChangeAspect="1"/>
                      </pic:cNvPicPr>
                    </pic:nvPicPr>
                    <pic:blipFill>
                      <a:blip r:embed="rId17"/>
                      <a:stretch>
                        <a:fillRect/>
                      </a:stretch>
                    </pic:blipFill>
                    <pic:spPr>
                      <a:xfrm>
                        <a:off x="0" y="0"/>
                        <a:ext cx="2591435" cy="1943735"/>
                      </a:xfrm>
                      <a:prstGeom prst="rect">
                        <a:avLst/>
                      </a:prstGeom>
                    </pic:spPr>
                  </pic:pic>
                </a:graphicData>
              </a:graphic>
            </wp:inline>
          </w:drawing>
        </w:r>
      </w:ins>
    </w:p>
    <w:p>
      <w:pPr>
        <w:widowControl w:val="0"/>
        <w:ind w:firstLine="567"/>
        <w:jc w:val="center"/>
        <w:rPr>
          <w:ins w:id="1527" w:author="丧钟1420093349" w:date="2021-01-27T19:32:16Z"/>
          <w:rFonts w:asciiTheme="minorEastAsia" w:hAnsiTheme="minorEastAsia" w:cstheme="minorEastAsia"/>
          <w:b/>
          <w:color w:val="FF0000"/>
          <w:u w:val="single"/>
        </w:rPr>
        <w:pPrChange w:id="1526" w:author="丧钟1420093349" w:date="2021-01-27T19:37:49Z">
          <w:pPr>
            <w:widowControl w:val="0"/>
            <w:ind w:firstLine="567"/>
            <w:jc w:val="center"/>
          </w:pPr>
        </w:pPrChange>
      </w:pPr>
      <w:r>
        <w:rPr>
          <w:rFonts w:hint="eastAsia" w:asciiTheme="minorEastAsia" w:hAnsiTheme="minorEastAsia" w:cstheme="minorEastAsia"/>
          <w:b/>
          <w:color w:val="FF0000"/>
          <w:u w:val="single"/>
        </w:rPr>
        <w:t>F</w:t>
      </w:r>
      <w:r>
        <w:rPr>
          <w:rFonts w:asciiTheme="minorEastAsia" w:hAnsiTheme="minorEastAsia" w:cstheme="minorEastAsia"/>
          <w:b/>
          <w:color w:val="FF0000"/>
          <w:u w:val="single"/>
        </w:rPr>
        <w:t>i</w:t>
      </w:r>
      <w:r>
        <w:rPr>
          <w:rFonts w:hint="eastAsia" w:asciiTheme="minorEastAsia" w:hAnsiTheme="minorEastAsia" w:cstheme="minorEastAsia"/>
          <w:b/>
          <w:color w:val="FF0000"/>
          <w:u w:val="single"/>
        </w:rPr>
        <w:t>g</w:t>
      </w:r>
      <w:r>
        <w:rPr>
          <w:rFonts w:asciiTheme="minorEastAsia" w:hAnsiTheme="minorEastAsia" w:cstheme="minorEastAsia"/>
          <w:b/>
          <w:color w:val="FF0000"/>
          <w:u w:val="single"/>
        </w:rPr>
        <w:t xml:space="preserve"> 6.</w:t>
      </w:r>
      <w:ins w:id="1528" w:author="丧钟1420093349" w:date="2021-01-27T17:50:25Z">
        <w:r>
          <w:rPr>
            <w:rFonts w:asciiTheme="minorEastAsia" w:hAnsiTheme="minorEastAsia" w:cstheme="minorEastAsia"/>
            <w:b/>
            <w:color w:val="FF0000"/>
            <w:u w:val="single"/>
          </w:rPr>
          <w:t xml:space="preserve"> </w:t>
        </w:r>
      </w:ins>
      <w:ins w:id="1529" w:author="丧钟1420093349" w:date="2021-01-27T17:50:29Z">
        <w:r>
          <w:rPr>
            <w:rFonts w:asciiTheme="minorEastAsia" w:hAnsiTheme="minorEastAsia" w:cstheme="minorEastAsia"/>
            <w:b/>
            <w:color w:val="FF0000"/>
            <w:u w:val="single"/>
          </w:rPr>
          <w:t>a)</w:t>
        </w:r>
      </w:ins>
      <w:ins w:id="1530" w:author="丧钟1420093349" w:date="2021-01-27T17:50:32Z">
        <w:r>
          <w:rPr>
            <w:rFonts w:asciiTheme="minorEastAsia" w:hAnsiTheme="minorEastAsia" w:cstheme="minorEastAsia"/>
            <w:b/>
            <w:color w:val="FF0000"/>
            <w:u w:val="single"/>
          </w:rPr>
          <w:t xml:space="preserve"> </w:t>
        </w:r>
      </w:ins>
      <w:ins w:id="1531" w:author="丧钟1420093349" w:date="2021-01-27T17:51:04Z">
        <w:r>
          <w:rPr>
            <w:rFonts w:asciiTheme="minorEastAsia" w:hAnsiTheme="minorEastAsia" w:cstheme="minorEastAsia"/>
            <w:b/>
            <w:color w:val="FF0000"/>
            <w:u w:val="single"/>
          </w:rPr>
          <w:t>实验</w:t>
        </w:r>
      </w:ins>
      <w:ins w:id="1532" w:author="丧钟1420093349" w:date="2021-01-27T17:51:05Z">
        <w:r>
          <w:rPr>
            <w:rFonts w:asciiTheme="minorEastAsia" w:hAnsiTheme="minorEastAsia" w:cstheme="minorEastAsia"/>
            <w:b/>
            <w:color w:val="FF0000"/>
            <w:u w:val="single"/>
          </w:rPr>
          <w:t>二</w:t>
        </w:r>
      </w:ins>
      <w:ins w:id="1533" w:author="丧钟1420093349" w:date="2021-01-27T17:51:10Z">
        <w:r>
          <w:rPr>
            <w:rFonts w:asciiTheme="minorEastAsia" w:hAnsiTheme="minorEastAsia" w:cstheme="minorEastAsia"/>
            <w:b/>
            <w:color w:val="FF0000"/>
            <w:u w:val="single"/>
          </w:rPr>
          <w:t>：</w:t>
        </w:r>
      </w:ins>
      <w:ins w:id="1534" w:author="丧钟1420093349" w:date="2021-01-27T17:50:40Z">
        <w:r>
          <w:rPr>
            <w:rFonts w:asciiTheme="minorEastAsia" w:hAnsiTheme="minorEastAsia" w:cstheme="minorEastAsia"/>
            <w:b/>
            <w:color w:val="FF0000"/>
            <w:u w:val="single"/>
          </w:rPr>
          <w:t>丢包率</w:t>
        </w:r>
      </w:ins>
      <w:ins w:id="1535" w:author="丧钟1420093349" w:date="2021-01-27T17:50:43Z">
        <w:r>
          <w:rPr>
            <w:rFonts w:asciiTheme="minorEastAsia" w:hAnsiTheme="minorEastAsia" w:cstheme="minorEastAsia"/>
            <w:b/>
            <w:color w:val="FF0000"/>
            <w:u w:val="single"/>
          </w:rPr>
          <w:t>与</w:t>
        </w:r>
      </w:ins>
      <w:ins w:id="1536" w:author="丧钟1420093349" w:date="2021-01-27T17:50:49Z">
        <w:r>
          <w:rPr>
            <w:rFonts w:asciiTheme="minorEastAsia" w:hAnsiTheme="minorEastAsia" w:cstheme="minorEastAsia"/>
            <w:b/>
            <w:color w:val="FF0000"/>
            <w:u w:val="single"/>
          </w:rPr>
          <w:t>并发移动设备</w:t>
        </w:r>
      </w:ins>
      <w:ins w:id="1537" w:author="丧钟1420093349" w:date="2021-01-27T17:50:50Z">
        <w:r>
          <w:rPr>
            <w:rFonts w:asciiTheme="minorEastAsia" w:hAnsiTheme="minorEastAsia" w:cstheme="minorEastAsia"/>
            <w:b/>
            <w:color w:val="FF0000"/>
            <w:u w:val="single"/>
          </w:rPr>
          <w:t>数量</w:t>
        </w:r>
      </w:ins>
      <w:ins w:id="1538" w:author="丧钟1420093349" w:date="2021-01-27T17:50:55Z">
        <w:r>
          <w:rPr>
            <w:rFonts w:asciiTheme="minorEastAsia" w:hAnsiTheme="minorEastAsia" w:cstheme="minorEastAsia"/>
            <w:b/>
            <w:color w:val="FF0000"/>
            <w:u w:val="single"/>
          </w:rPr>
          <w:t>关系</w:t>
        </w:r>
      </w:ins>
      <w:ins w:id="1539" w:author="丧钟1420093349" w:date="2021-01-27T17:50:56Z">
        <w:r>
          <w:rPr>
            <w:rFonts w:asciiTheme="minorEastAsia" w:hAnsiTheme="minorEastAsia" w:cstheme="minorEastAsia"/>
            <w:b/>
            <w:color w:val="FF0000"/>
            <w:u w:val="single"/>
          </w:rPr>
          <w:t>的</w:t>
        </w:r>
      </w:ins>
      <w:ins w:id="1540" w:author="丧钟1420093349" w:date="2021-01-27T17:50:57Z">
        <w:r>
          <w:rPr>
            <w:rFonts w:asciiTheme="minorEastAsia" w:hAnsiTheme="minorEastAsia" w:cstheme="minorEastAsia"/>
            <w:b/>
            <w:color w:val="FF0000"/>
            <w:u w:val="single"/>
          </w:rPr>
          <w:t>折线图</w:t>
        </w:r>
      </w:ins>
      <w:ins w:id="1541" w:author="丧钟1420093349" w:date="2021-01-27T19:37:59Z">
        <w:r>
          <w:rPr>
            <w:rFonts w:asciiTheme="minorEastAsia" w:hAnsiTheme="minorEastAsia" w:cstheme="minorEastAsia"/>
            <w:b/>
            <w:color w:val="FF0000"/>
            <w:u w:val="single"/>
          </w:rPr>
          <w:t>;</w:t>
        </w:r>
      </w:ins>
      <w:ins w:id="1542" w:author="丧钟1420093349" w:date="2021-01-27T19:38:00Z">
        <w:r>
          <w:rPr>
            <w:rFonts w:asciiTheme="minorEastAsia" w:hAnsiTheme="minorEastAsia" w:cstheme="minorEastAsia"/>
            <w:b/>
            <w:color w:val="FF0000"/>
            <w:u w:val="single"/>
          </w:rPr>
          <w:t xml:space="preserve"> </w:t>
        </w:r>
      </w:ins>
      <w:ins w:id="1543" w:author="丧钟1420093349" w:date="2021-01-27T17:51:13Z">
        <w:r>
          <w:rPr>
            <w:rFonts w:asciiTheme="minorEastAsia" w:hAnsiTheme="minorEastAsia" w:cstheme="minorEastAsia"/>
            <w:b/>
            <w:color w:val="FF0000"/>
            <w:u w:val="single"/>
          </w:rPr>
          <w:t>b</w:t>
        </w:r>
      </w:ins>
      <w:ins w:id="1544" w:author="丧钟1420093349" w:date="2021-01-27T17:51:15Z">
        <w:r>
          <w:rPr>
            <w:rFonts w:asciiTheme="minorEastAsia" w:hAnsiTheme="minorEastAsia" w:cstheme="minorEastAsia"/>
            <w:b/>
            <w:color w:val="FF0000"/>
            <w:u w:val="single"/>
          </w:rPr>
          <w:t>)</w:t>
        </w:r>
      </w:ins>
      <w:ins w:id="1545" w:author="丧钟1420093349" w:date="2021-01-27T17:51:16Z">
        <w:r>
          <w:rPr>
            <w:rFonts w:asciiTheme="minorEastAsia" w:hAnsiTheme="minorEastAsia" w:cstheme="minorEastAsia"/>
            <w:b/>
            <w:color w:val="FF0000"/>
            <w:u w:val="single"/>
          </w:rPr>
          <w:t xml:space="preserve"> </w:t>
        </w:r>
      </w:ins>
      <w:ins w:id="1546" w:author="丧钟1420093349" w:date="2021-01-27T19:37:36Z">
        <w:r>
          <w:rPr>
            <w:rFonts w:hint="default" w:asciiTheme="minorEastAsia" w:hAnsiTheme="minorEastAsia" w:cstheme="minorEastAsia"/>
            <w:b/>
            <w:color w:val="FF0000"/>
            <w:u w:val="single"/>
          </w:rPr>
          <w:t>固定设备满载时完全不被检测到的人数R与并发设备数量的关系</w:t>
        </w:r>
      </w:ins>
      <w:ins w:id="1547" w:author="丧钟1420093349" w:date="2021-01-27T19:37:55Z">
        <w:r>
          <w:rPr>
            <w:rFonts w:hint="default" w:asciiTheme="minorEastAsia" w:hAnsiTheme="minorEastAsia" w:cstheme="minorEastAsia"/>
            <w:b/>
            <w:color w:val="FF0000"/>
            <w:u w:val="single"/>
          </w:rPr>
          <w:t>;</w:t>
        </w:r>
      </w:ins>
      <w:ins w:id="1548" w:author="丧钟1420093349" w:date="2021-01-27T19:37:56Z">
        <w:r>
          <w:rPr>
            <w:rFonts w:hint="default" w:asciiTheme="minorEastAsia" w:hAnsiTheme="minorEastAsia" w:cstheme="minorEastAsia"/>
            <w:b/>
            <w:color w:val="FF0000"/>
            <w:u w:val="single"/>
          </w:rPr>
          <w:t xml:space="preserve"> </w:t>
        </w:r>
      </w:ins>
      <w:ins w:id="1549" w:author="丧钟1420093349" w:date="2021-01-27T19:37:41Z">
        <w:r>
          <w:rPr>
            <w:rFonts w:asciiTheme="minorEastAsia" w:hAnsiTheme="minorEastAsia" w:cstheme="minorEastAsia"/>
            <w:b/>
            <w:color w:val="FF0000"/>
            <w:u w:val="single"/>
          </w:rPr>
          <w:t>c</w:t>
        </w:r>
      </w:ins>
      <w:ins w:id="1550" w:author="丧钟1420093349" w:date="2021-01-27T19:37:39Z">
        <w:r>
          <w:rPr>
            <w:rFonts w:asciiTheme="minorEastAsia" w:hAnsiTheme="minorEastAsia" w:cstheme="minorEastAsia"/>
            <w:b/>
            <w:color w:val="FF0000"/>
            <w:u w:val="single"/>
          </w:rPr>
          <w:t>)</w:t>
        </w:r>
      </w:ins>
      <w:ins w:id="1551" w:author="丧钟1420093349" w:date="2021-01-27T19:37:42Z">
        <w:r>
          <w:rPr>
            <w:rFonts w:asciiTheme="minorEastAsia" w:hAnsiTheme="minorEastAsia" w:cstheme="minorEastAsia"/>
            <w:b/>
            <w:color w:val="FF0000"/>
            <w:u w:val="single"/>
          </w:rPr>
          <w:t xml:space="preserve"> </w:t>
        </w:r>
      </w:ins>
      <w:ins w:id="1552" w:author="丧钟1420093349" w:date="2021-01-27T17:51:18Z">
        <w:r>
          <w:rPr>
            <w:rFonts w:asciiTheme="minorEastAsia" w:hAnsiTheme="minorEastAsia" w:cstheme="minorEastAsia"/>
            <w:b/>
            <w:color w:val="FF0000"/>
            <w:u w:val="single"/>
          </w:rPr>
          <w:t>实验三：</w:t>
        </w:r>
      </w:ins>
      <w:ins w:id="1553" w:author="丧钟1420093349" w:date="2021-01-27T17:51:21Z">
        <w:r>
          <w:rPr>
            <w:rFonts w:asciiTheme="minorEastAsia" w:hAnsiTheme="minorEastAsia" w:cstheme="minorEastAsia"/>
            <w:b/>
            <w:color w:val="FF0000"/>
            <w:u w:val="single"/>
          </w:rPr>
          <w:t>丢包率</w:t>
        </w:r>
      </w:ins>
      <w:ins w:id="1554" w:author="丧钟1420093349" w:date="2021-01-27T17:51:22Z">
        <w:r>
          <w:rPr>
            <w:rFonts w:asciiTheme="minorEastAsia" w:hAnsiTheme="minorEastAsia" w:cstheme="minorEastAsia"/>
            <w:b/>
            <w:color w:val="FF0000"/>
            <w:u w:val="single"/>
          </w:rPr>
          <w:t>与</w:t>
        </w:r>
      </w:ins>
      <w:ins w:id="1555" w:author="丧钟1420093349" w:date="2021-01-27T17:51:26Z">
        <w:r>
          <w:rPr>
            <w:rFonts w:asciiTheme="minorEastAsia" w:hAnsiTheme="minorEastAsia" w:cstheme="minorEastAsia"/>
            <w:b/>
            <w:color w:val="FF0000"/>
            <w:u w:val="single"/>
          </w:rPr>
          <w:t>区域位置关系</w:t>
        </w:r>
      </w:ins>
      <w:ins w:id="1556" w:author="丧钟1420093349" w:date="2021-01-27T17:51:27Z">
        <w:r>
          <w:rPr>
            <w:rFonts w:asciiTheme="minorEastAsia" w:hAnsiTheme="minorEastAsia" w:cstheme="minorEastAsia"/>
            <w:b/>
            <w:color w:val="FF0000"/>
            <w:u w:val="single"/>
          </w:rPr>
          <w:t>的</w:t>
        </w:r>
      </w:ins>
      <w:ins w:id="1557" w:author="丧钟1420093349" w:date="2021-01-27T17:51:30Z">
        <w:r>
          <w:rPr>
            <w:rFonts w:asciiTheme="minorEastAsia" w:hAnsiTheme="minorEastAsia" w:cstheme="minorEastAsia"/>
            <w:b/>
            <w:color w:val="FF0000"/>
            <w:u w:val="single"/>
          </w:rPr>
          <w:t>柱状图</w:t>
        </w:r>
      </w:ins>
    </w:p>
    <w:p>
      <w:pPr>
        <w:widowControl w:val="0"/>
        <w:ind w:firstLine="0"/>
        <w:jc w:val="both"/>
        <w:rPr>
          <w:del w:id="1559" w:author="丧钟1420093349" w:date="2021-01-27T19:38:06Z"/>
          <w:rFonts w:asciiTheme="minorEastAsia" w:hAnsiTheme="minorEastAsia" w:cstheme="minorEastAsia"/>
          <w:b/>
          <w:color w:val="FF0000"/>
          <w:u w:val="single"/>
        </w:rPr>
        <w:pPrChange w:id="1558" w:author="丧钟1420093349" w:date="2021-01-27T19:38:07Z">
          <w:pPr>
            <w:widowControl w:val="0"/>
            <w:ind w:firstLine="567"/>
            <w:jc w:val="center"/>
          </w:pPr>
        </w:pPrChange>
      </w:pPr>
    </w:p>
    <w:p>
      <w:pPr>
        <w:widowControl w:val="0"/>
        <w:ind w:firstLine="567"/>
        <w:jc w:val="both"/>
        <w:rPr>
          <w:rFonts w:asciiTheme="minorEastAsia" w:hAnsiTheme="minorEastAsia" w:cstheme="minorEastAsia"/>
        </w:rPr>
      </w:pPr>
    </w:p>
    <w:p>
      <w:pPr>
        <w:widowControl w:val="0"/>
        <w:ind w:firstLine="567"/>
        <w:jc w:val="both"/>
        <w:rPr>
          <w:del w:id="1561" w:author="丧钟1420093349" w:date="2021-01-27T20:48:54Z"/>
          <w:rFonts w:asciiTheme="minorEastAsia" w:hAnsiTheme="minorEastAsia" w:cstheme="minorEastAsia"/>
        </w:rPr>
        <w:pPrChange w:id="1560" w:author="丧钟1420093349" w:date="2021-01-27T20:18:36Z">
          <w:pPr>
            <w:widowControl w:val="0"/>
            <w:ind w:firstLine="567"/>
            <w:jc w:val="both"/>
          </w:pPr>
        </w:pPrChange>
      </w:pPr>
      <w:ins w:id="1562" w:author="丧钟1420093349" w:date="2021-01-26T20:21:46Z">
        <w:r>
          <w:rPr>
            <w:rFonts w:hint="default" w:asciiTheme="minorEastAsia" w:hAnsiTheme="minorEastAsia" w:cstheme="minorEastAsia"/>
          </w:rPr>
          <w:t>实验</w:t>
        </w:r>
      </w:ins>
      <w:del w:id="1563" w:author="丧钟1420093349" w:date="2021-01-26T20:21:45Z">
        <w:r>
          <w:rPr>
            <w:rFonts w:hint="eastAsia" w:asciiTheme="minorEastAsia" w:hAnsiTheme="minorEastAsia" w:cstheme="minorEastAsia"/>
          </w:rPr>
          <w:delText>试验</w:delText>
        </w:r>
      </w:del>
      <w:ins w:id="1564" w:author="丧钟1420093349" w:date="2021-01-26T20:22:21Z">
        <w:r>
          <w:rPr>
            <w:rFonts w:hint="default" w:asciiTheme="minorEastAsia" w:hAnsiTheme="minorEastAsia" w:cstheme="minorEastAsia"/>
          </w:rPr>
          <w:t>四</w:t>
        </w:r>
      </w:ins>
      <w:del w:id="1565" w:author="丧钟1420093349" w:date="2021-01-26T20:22:20Z">
        <w:r>
          <w:rPr>
            <w:rFonts w:hint="eastAsia" w:asciiTheme="minorEastAsia" w:hAnsiTheme="minorEastAsia" w:cstheme="minorEastAsia"/>
          </w:rPr>
          <w:delText>三</w:delText>
        </w:r>
      </w:del>
      <w:r>
        <w:rPr>
          <w:rFonts w:hint="eastAsia" w:asciiTheme="minorEastAsia" w:hAnsiTheme="minorEastAsia" w:cstheme="minorEastAsia"/>
        </w:rPr>
        <w:t>，是使用多个移动设备和多个场所设备测试丢包率和上传速率。首先，我们先启动并配置好LoRa网关和三个固定设备。网关放置在三栋建筑的</w:t>
      </w:r>
      <w:del w:id="1566" w:author="丧钟1420093349" w:date="2021-01-26T20:40:07Z">
        <w:r>
          <w:rPr>
            <w:rFonts w:hint="eastAsia" w:asciiTheme="minorEastAsia" w:hAnsiTheme="minorEastAsia" w:cstheme="minorEastAsia"/>
          </w:rPr>
          <w:delText>几何</w:delText>
        </w:r>
      </w:del>
      <w:r>
        <w:rPr>
          <w:rFonts w:hint="eastAsia" w:asciiTheme="minorEastAsia" w:hAnsiTheme="minorEastAsia" w:cstheme="minorEastAsia"/>
        </w:rPr>
        <w:t>中心处，即教学区中心</w:t>
      </w:r>
      <w:ins w:id="1567" w:author="丧钟1420093349" w:date="2021-01-26T20:40:15Z">
        <w:r>
          <w:rPr>
            <w:rFonts w:hint="default" w:asciiTheme="minorEastAsia" w:hAnsiTheme="minorEastAsia" w:cstheme="minorEastAsia"/>
          </w:rPr>
          <w:t>的</w:t>
        </w:r>
      </w:ins>
      <w:r>
        <w:rPr>
          <w:rFonts w:hint="eastAsia" w:asciiTheme="minorEastAsia" w:hAnsiTheme="minorEastAsia" w:cstheme="minorEastAsia"/>
        </w:rPr>
        <w:t>花坛处。三个固定设备分别放置在A、B、C建筑的2层</w:t>
      </w:r>
      <w:del w:id="1568" w:author="丧钟1420093349" w:date="2021-01-26T20:40:22Z">
        <w:r>
          <w:rPr>
            <w:rFonts w:hint="eastAsia" w:asciiTheme="minorEastAsia" w:hAnsiTheme="minorEastAsia" w:cstheme="minorEastAsia"/>
          </w:rPr>
          <w:delText>几何</w:delText>
        </w:r>
      </w:del>
      <w:r>
        <w:rPr>
          <w:rFonts w:hint="eastAsia" w:asciiTheme="minorEastAsia" w:hAnsiTheme="minorEastAsia" w:cstheme="minorEastAsia"/>
        </w:rPr>
        <w:t>中心处</w:t>
      </w:r>
      <w:del w:id="1569" w:author="丧钟1420093349" w:date="2021-01-26T20:40:25Z">
        <w:r>
          <w:rPr>
            <w:rFonts w:hint="eastAsia" w:asciiTheme="minorEastAsia" w:hAnsiTheme="minorEastAsia" w:cstheme="minorEastAsia"/>
          </w:rPr>
          <w:delText>，如图</w:delText>
        </w:r>
      </w:del>
      <w:del w:id="1570" w:author="丧钟1420093349" w:date="2021-01-26T20:40:25Z">
        <w:r>
          <w:rPr>
            <w:rFonts w:asciiTheme="minorEastAsia" w:hAnsiTheme="minorEastAsia" w:cstheme="minorEastAsia"/>
          </w:rPr>
          <w:delText>6</w:delText>
        </w:r>
      </w:del>
      <w:del w:id="1571" w:author="丧钟1420093349" w:date="2021-01-26T20:40:25Z">
        <w:r>
          <w:rPr>
            <w:rFonts w:hint="eastAsia" w:asciiTheme="minorEastAsia" w:hAnsiTheme="minorEastAsia" w:cstheme="minorEastAsia"/>
          </w:rPr>
          <w:delText>所示</w:delText>
        </w:r>
      </w:del>
      <w:r>
        <w:rPr>
          <w:rFonts w:hint="eastAsia" w:asciiTheme="minorEastAsia" w:hAnsiTheme="minorEastAsia" w:cstheme="minorEastAsia"/>
        </w:rPr>
        <w:t>。然后，我们在A区以1</w:t>
      </w:r>
      <w:r>
        <w:rPr>
          <w:rFonts w:asciiTheme="minorEastAsia" w:hAnsiTheme="minorEastAsia" w:cstheme="minorEastAsia"/>
        </w:rPr>
        <w:t>0</w:t>
      </w:r>
      <w:r>
        <w:rPr>
          <w:rFonts w:hint="eastAsia" w:asciiTheme="minorEastAsia" w:hAnsiTheme="minorEastAsia" w:cstheme="minorEastAsia"/>
        </w:rPr>
        <w:t>s为间隔陆续启动</w:t>
      </w:r>
      <w:r>
        <w:rPr>
          <w:rFonts w:asciiTheme="minorEastAsia" w:hAnsiTheme="minorEastAsia" w:cstheme="minorEastAsia"/>
        </w:rPr>
        <w:t>2</w:t>
      </w:r>
      <w:r>
        <w:rPr>
          <w:rFonts w:hint="eastAsia" w:asciiTheme="minorEastAsia" w:hAnsiTheme="minorEastAsia" w:cstheme="minorEastAsia"/>
        </w:rPr>
        <w:t>个移动设备，2名实验人员分别在一层、二层随机走动。我们在B区以1</w:t>
      </w:r>
      <w:r>
        <w:rPr>
          <w:rFonts w:asciiTheme="minorEastAsia" w:hAnsiTheme="minorEastAsia" w:cstheme="minorEastAsia"/>
        </w:rPr>
        <w:t>0</w:t>
      </w:r>
      <w:r>
        <w:rPr>
          <w:rFonts w:hint="eastAsia" w:asciiTheme="minorEastAsia" w:hAnsiTheme="minorEastAsia" w:cstheme="minorEastAsia"/>
        </w:rPr>
        <w:t>s为间隔陆续启动</w:t>
      </w:r>
      <w:r>
        <w:rPr>
          <w:rFonts w:asciiTheme="minorEastAsia" w:hAnsiTheme="minorEastAsia" w:cstheme="minorEastAsia"/>
        </w:rPr>
        <w:t>2</w:t>
      </w:r>
      <w:r>
        <w:rPr>
          <w:rFonts w:hint="eastAsia" w:asciiTheme="minorEastAsia" w:hAnsiTheme="minorEastAsia" w:cstheme="minorEastAsia"/>
        </w:rPr>
        <w:t>个移动设备，2名实验人员分别在一层、二层随机走动。我们在C区以1</w:t>
      </w:r>
      <w:r>
        <w:rPr>
          <w:rFonts w:asciiTheme="minorEastAsia" w:hAnsiTheme="minorEastAsia" w:cstheme="minorEastAsia"/>
        </w:rPr>
        <w:t>0</w:t>
      </w:r>
      <w:r>
        <w:rPr>
          <w:rFonts w:hint="eastAsia" w:asciiTheme="minorEastAsia" w:hAnsiTheme="minorEastAsia" w:cstheme="minorEastAsia"/>
        </w:rPr>
        <w:t>s为间隔陆续启动</w:t>
      </w:r>
      <w:r>
        <w:rPr>
          <w:rFonts w:asciiTheme="minorEastAsia" w:hAnsiTheme="minorEastAsia" w:cstheme="minorEastAsia"/>
        </w:rPr>
        <w:t>2</w:t>
      </w:r>
      <w:r>
        <w:rPr>
          <w:rFonts w:hint="eastAsia" w:asciiTheme="minorEastAsia" w:hAnsiTheme="minorEastAsia" w:cstheme="minorEastAsia"/>
        </w:rPr>
        <w:t>个移动设备，2名实验人员分别在一层、二层随机走动。其中，固定设备每</w:t>
      </w:r>
      <w:ins w:id="1572" w:author="丧钟1420093349" w:date="2021-01-27T18:20:16Z">
        <w:r>
          <w:rPr>
            <w:rFonts w:hint="default" w:asciiTheme="minorEastAsia" w:hAnsiTheme="minorEastAsia" w:cstheme="minorEastAsia"/>
          </w:rPr>
          <w:t>4</w:t>
        </w:r>
      </w:ins>
      <w:del w:id="1573" w:author="丧钟1420093349" w:date="2021-01-27T18:20:16Z">
        <w:r>
          <w:rPr>
            <w:rFonts w:asciiTheme="minorEastAsia" w:hAnsiTheme="minorEastAsia" w:cstheme="minorEastAsia"/>
          </w:rPr>
          <w:delText>3</w:delText>
        </w:r>
      </w:del>
      <w:r>
        <w:rPr>
          <w:rFonts w:hint="eastAsia" w:asciiTheme="minorEastAsia" w:hAnsiTheme="minorEastAsia" w:cstheme="minorEastAsia"/>
        </w:rPr>
        <w:t>s发送一次唤醒信息，广播唤醒信息的次数不限。固定设备的上传数据频率为每</w:t>
      </w:r>
      <w:ins w:id="1574" w:author="丧钟1420093349" w:date="2021-01-27T18:20:19Z">
        <w:r>
          <w:rPr>
            <w:rFonts w:hint="default" w:asciiTheme="minorEastAsia" w:hAnsiTheme="minorEastAsia" w:cstheme="minorEastAsia"/>
          </w:rPr>
          <w:t>2</w:t>
        </w:r>
      </w:ins>
      <w:del w:id="1575" w:author="丧钟1420093349" w:date="2021-01-27T18:20:19Z">
        <w:r>
          <w:rPr>
            <w:rFonts w:asciiTheme="minorEastAsia" w:hAnsiTheme="minorEastAsia" w:cstheme="minorEastAsia"/>
          </w:rPr>
          <w:delText>3</w:delText>
        </w:r>
      </w:del>
      <w:r>
        <w:rPr>
          <w:rFonts w:hint="eastAsia" w:asciiTheme="minorEastAsia" w:hAnsiTheme="minorEastAsia" w:cstheme="minorEastAsia"/>
        </w:rPr>
        <w:t>s上传一次。移动设备的休眠时间为</w:t>
      </w:r>
      <w:ins w:id="1576" w:author="丧钟1420093349" w:date="2021-01-27T18:20:22Z">
        <w:r>
          <w:rPr>
            <w:rFonts w:hint="default" w:asciiTheme="minorEastAsia" w:hAnsiTheme="minorEastAsia" w:cstheme="minorEastAsia"/>
          </w:rPr>
          <w:t>4</w:t>
        </w:r>
      </w:ins>
      <w:ins w:id="1577" w:author="丧钟1420093349" w:date="2021-01-27T18:20:23Z">
        <w:r>
          <w:rPr>
            <w:rFonts w:hint="default" w:asciiTheme="minorEastAsia" w:hAnsiTheme="minorEastAsia" w:cstheme="minorEastAsia"/>
          </w:rPr>
          <w:t>min</w:t>
        </w:r>
      </w:ins>
      <w:del w:id="1578" w:author="丧钟1420093349" w:date="2021-01-27T18:20:21Z">
        <w:r>
          <w:rPr>
            <w:rFonts w:asciiTheme="minorEastAsia" w:hAnsiTheme="minorEastAsia" w:cstheme="minorEastAsia"/>
          </w:rPr>
          <w:delText>20</w:delText>
        </w:r>
      </w:del>
      <w:del w:id="1579" w:author="丧钟1420093349" w:date="2021-01-27T18:20:21Z">
        <w:r>
          <w:rPr>
            <w:rFonts w:hint="eastAsia" w:asciiTheme="minorEastAsia" w:hAnsiTheme="minorEastAsia" w:cstheme="minorEastAsia"/>
          </w:rPr>
          <w:delText>s</w:delText>
        </w:r>
      </w:del>
      <w:r>
        <w:rPr>
          <w:rFonts w:hint="eastAsia" w:asciiTheme="minorEastAsia" w:hAnsiTheme="minorEastAsia" w:cstheme="minorEastAsia"/>
        </w:rPr>
        <w:t>，每个移动设备可以被唤醒</w:t>
      </w:r>
      <w:r>
        <w:rPr>
          <w:rFonts w:asciiTheme="minorEastAsia" w:hAnsiTheme="minorEastAsia" w:cstheme="minorEastAsia"/>
        </w:rPr>
        <w:t>60</w:t>
      </w:r>
      <w:r>
        <w:rPr>
          <w:rFonts w:hint="eastAsia" w:asciiTheme="minorEastAsia" w:hAnsiTheme="minorEastAsia" w:cstheme="minorEastAsia"/>
        </w:rPr>
        <w:t>次。理想情况下，区块链最终保存有</w:t>
      </w:r>
      <w:r>
        <w:rPr>
          <w:rFonts w:asciiTheme="minorEastAsia" w:hAnsiTheme="minorEastAsia" w:cstheme="minorEastAsia"/>
        </w:rPr>
        <w:t>360</w:t>
      </w:r>
      <w:r>
        <w:rPr>
          <w:rFonts w:hint="eastAsia" w:asciiTheme="minorEastAsia" w:hAnsiTheme="minorEastAsia" w:cstheme="minorEastAsia"/>
        </w:rPr>
        <w:t>个区块。实验结果为区块链中共有3</w:t>
      </w:r>
      <w:r>
        <w:rPr>
          <w:rFonts w:asciiTheme="minorEastAsia" w:hAnsiTheme="minorEastAsia" w:cstheme="minorEastAsia"/>
        </w:rPr>
        <w:t>14</w:t>
      </w:r>
      <w:r>
        <w:rPr>
          <w:rFonts w:hint="eastAsia" w:asciiTheme="minorEastAsia" w:hAnsiTheme="minorEastAsia" w:cstheme="minorEastAsia"/>
        </w:rPr>
        <w:t>个区块，丢包率约为1</w:t>
      </w:r>
      <w:r>
        <w:rPr>
          <w:rFonts w:asciiTheme="minorEastAsia" w:hAnsiTheme="minorEastAsia" w:cstheme="minorEastAsia"/>
        </w:rPr>
        <w:t>2.8%</w:t>
      </w:r>
      <w:ins w:id="1580" w:author="丧钟1420093349" w:date="2021-01-27T20:17:32Z">
        <w:r>
          <w:rPr>
            <w:rFonts w:asciiTheme="minorEastAsia" w:hAnsiTheme="minorEastAsia" w:cstheme="minorEastAsia"/>
          </w:rPr>
          <w:t>。</w:t>
        </w:r>
      </w:ins>
      <w:ins w:id="1581" w:author="丧钟1420093349" w:date="2021-01-27T20:17:40Z">
        <w:r>
          <w:rPr>
            <w:rFonts w:asciiTheme="minorEastAsia" w:hAnsiTheme="minorEastAsia" w:cstheme="minorEastAsia"/>
          </w:rPr>
          <w:t>同样，</w:t>
        </w:r>
      </w:ins>
      <w:ins w:id="1582" w:author="丧钟1420093349" w:date="2021-01-27T20:17:41Z">
        <w:r>
          <w:rPr>
            <w:rFonts w:asciiTheme="minorEastAsia" w:hAnsiTheme="minorEastAsia" w:cstheme="minorEastAsia"/>
          </w:rPr>
          <w:t>假设</w:t>
        </w:r>
      </w:ins>
      <w:ins w:id="1583" w:author="丧钟1420093349" w:date="2021-01-27T20:17:42Z">
        <w:r>
          <w:rPr>
            <w:rFonts w:asciiTheme="minorEastAsia" w:hAnsiTheme="minorEastAsia" w:cstheme="minorEastAsia"/>
          </w:rPr>
          <w:t>一个人</w:t>
        </w:r>
      </w:ins>
      <w:ins w:id="1584" w:author="丧钟1420093349" w:date="2021-01-27T20:17:48Z">
        <w:r>
          <w:rPr>
            <w:rFonts w:asciiTheme="minorEastAsia" w:hAnsiTheme="minorEastAsia" w:cstheme="minorEastAsia"/>
          </w:rPr>
          <w:t>在一个建筑物内</w:t>
        </w:r>
      </w:ins>
      <w:ins w:id="1585" w:author="丧钟1420093349" w:date="2021-01-27T20:17:52Z">
        <w:r>
          <w:rPr>
            <w:rFonts w:asciiTheme="minorEastAsia" w:hAnsiTheme="minorEastAsia" w:cstheme="minorEastAsia"/>
          </w:rPr>
          <w:t>停留</w:t>
        </w:r>
      </w:ins>
      <w:ins w:id="1586" w:author="丧钟1420093349" w:date="2021-01-27T20:17:55Z">
        <w:r>
          <w:rPr>
            <w:rFonts w:asciiTheme="minorEastAsia" w:hAnsiTheme="minorEastAsia" w:cstheme="minorEastAsia"/>
          </w:rPr>
          <w:t>3</w:t>
        </w:r>
      </w:ins>
      <w:ins w:id="1587" w:author="丧钟1420093349" w:date="2021-01-27T20:17:56Z">
        <w:r>
          <w:rPr>
            <w:rFonts w:asciiTheme="minorEastAsia" w:hAnsiTheme="minorEastAsia" w:cstheme="minorEastAsia"/>
          </w:rPr>
          <w:t>0</w:t>
        </w:r>
      </w:ins>
      <w:ins w:id="1588" w:author="丧钟1420093349" w:date="2021-01-27T20:17:57Z">
        <w:r>
          <w:rPr>
            <w:rFonts w:asciiTheme="minorEastAsia" w:hAnsiTheme="minorEastAsia" w:cstheme="minorEastAsia"/>
          </w:rPr>
          <w:t>min，</w:t>
        </w:r>
      </w:ins>
      <w:ins w:id="1589" w:author="丧钟1420093349" w:date="2021-01-27T20:17:27Z">
        <w:r>
          <w:rPr>
            <w:rFonts w:asciiTheme="minorEastAsia" w:hAnsiTheme="minorEastAsia" w:cstheme="minorEastAsia"/>
          </w:rPr>
          <w:t>则</w:t>
        </w:r>
      </w:ins>
      <w:ins w:id="1590" w:author="丧钟1420093349" w:date="2021-01-27T20:17:30Z">
        <w:r>
          <w:rPr>
            <w:rFonts w:asciiTheme="minorEastAsia" w:hAnsiTheme="minorEastAsia" w:cstheme="minorEastAsia"/>
          </w:rPr>
          <w:t>漏报率为</w:t>
        </w:r>
      </w:ins>
      <w:ins w:id="1591" w:author="丧钟1420093349" w:date="2021-01-27T20:18:32Z">
        <w:r>
          <w:rPr>
            <w:rFonts w:asciiTheme="minorEastAsia" w:hAnsiTheme="minorEastAsia" w:cstheme="minorEastAsia"/>
            <w:lang w:eastAsia="zh-CN"/>
          </w:rPr>
          <w:t>0.002097</w:t>
        </w:r>
      </w:ins>
      <w:r>
        <w:rPr>
          <w:rFonts w:hint="eastAsia" w:asciiTheme="minorEastAsia" w:hAnsiTheme="minorEastAsia" w:cstheme="minorEastAsia"/>
        </w:rPr>
        <w:t>。</w:t>
      </w:r>
    </w:p>
    <w:p>
      <w:pPr>
        <w:widowControl w:val="0"/>
        <w:ind w:firstLine="567"/>
        <w:jc w:val="both"/>
        <w:rPr>
          <w:del w:id="1592" w:author="丧钟1420093349" w:date="2021-01-27T20:48:54Z"/>
          <w:rFonts w:asciiTheme="minorEastAsia" w:hAnsiTheme="minorEastAsia" w:cstheme="minorEastAsia"/>
        </w:rPr>
      </w:pPr>
    </w:p>
    <w:p>
      <w:pPr>
        <w:widowControl w:val="0"/>
        <w:ind w:firstLine="567"/>
        <w:jc w:val="both"/>
        <w:rPr>
          <w:del w:id="1594" w:author="丧钟1420093349" w:date="2021-01-27T20:48:54Z"/>
          <w:rFonts w:asciiTheme="minorEastAsia" w:hAnsiTheme="minorEastAsia" w:cstheme="minorEastAsia"/>
          <w:b/>
          <w:color w:val="FF0000"/>
          <w:u w:val="single"/>
        </w:rPr>
        <w:pPrChange w:id="1593" w:author="丧钟1420093349" w:date="2021-01-27T20:48:54Z">
          <w:pPr>
            <w:widowControl w:val="0"/>
            <w:ind w:firstLine="567"/>
            <w:jc w:val="center"/>
          </w:pPr>
        </w:pPrChange>
      </w:pPr>
      <w:del w:id="1595" w:author="丧钟1420093349" w:date="2021-01-27T20:48:54Z">
        <w:r>
          <w:rPr>
            <w:rFonts w:hint="eastAsia" w:asciiTheme="minorEastAsia" w:hAnsiTheme="minorEastAsia" w:cstheme="minorEastAsia"/>
            <w:b/>
            <w:color w:val="FF0000"/>
            <w:u w:val="single"/>
          </w:rPr>
          <w:delText>Fig</w:delText>
        </w:r>
      </w:del>
      <w:del w:id="1596" w:author="丧钟1420093349" w:date="2021-01-27T20:48:54Z">
        <w:r>
          <w:rPr>
            <w:rFonts w:asciiTheme="minorEastAsia" w:hAnsiTheme="minorEastAsia" w:cstheme="minorEastAsia"/>
            <w:b/>
            <w:color w:val="FF0000"/>
            <w:u w:val="single"/>
          </w:rPr>
          <w:delText xml:space="preserve"> 7.</w:delText>
        </w:r>
      </w:del>
    </w:p>
    <w:p>
      <w:pPr>
        <w:widowControl w:val="0"/>
        <w:ind w:firstLine="567"/>
        <w:jc w:val="both"/>
        <w:rPr>
          <w:rFonts w:asciiTheme="minorEastAsia" w:hAnsiTheme="minorEastAsia" w:cstheme="minorEastAsia"/>
        </w:rPr>
        <w:pPrChange w:id="1597" w:author="丧钟1420093349" w:date="2021-01-27T20:48:54Z">
          <w:pPr>
            <w:widowControl w:val="0"/>
            <w:ind w:firstLine="567"/>
            <w:jc w:val="both"/>
          </w:pPr>
        </w:pPrChange>
      </w:pPr>
    </w:p>
    <w:p>
      <w:pPr>
        <w:widowControl w:val="0"/>
        <w:ind w:firstLine="567"/>
        <w:jc w:val="both"/>
        <w:rPr>
          <w:rFonts w:asciiTheme="minorEastAsia" w:hAnsiTheme="minorEastAsia" w:cstheme="minorEastAsia"/>
        </w:rPr>
      </w:pPr>
      <w:ins w:id="1598" w:author="丧钟1420093349" w:date="2021-01-26T20:21:49Z">
        <w:r>
          <w:rPr>
            <w:rFonts w:hint="default" w:asciiTheme="minorEastAsia" w:hAnsiTheme="minorEastAsia" w:cstheme="minorEastAsia"/>
          </w:rPr>
          <w:t>实验</w:t>
        </w:r>
      </w:ins>
      <w:del w:id="1599" w:author="丧钟1420093349" w:date="2021-01-26T20:21:48Z">
        <w:r>
          <w:rPr>
            <w:rFonts w:hint="eastAsia" w:asciiTheme="minorEastAsia" w:hAnsiTheme="minorEastAsia" w:cstheme="minorEastAsia"/>
          </w:rPr>
          <w:delText>试验</w:delText>
        </w:r>
      </w:del>
      <w:ins w:id="1600" w:author="丧钟1420093349" w:date="2021-01-26T20:22:24Z">
        <w:r>
          <w:rPr>
            <w:rFonts w:hint="default" w:asciiTheme="minorEastAsia" w:hAnsiTheme="minorEastAsia" w:cstheme="minorEastAsia"/>
          </w:rPr>
          <w:t>五</w:t>
        </w:r>
      </w:ins>
      <w:del w:id="1601" w:author="丧钟1420093349" w:date="2021-01-26T20:22:23Z">
        <w:r>
          <w:rPr>
            <w:rFonts w:hint="eastAsia" w:asciiTheme="minorEastAsia" w:hAnsiTheme="minorEastAsia" w:cstheme="minorEastAsia"/>
          </w:rPr>
          <w:delText>四</w:delText>
        </w:r>
      </w:del>
      <w:r>
        <w:rPr>
          <w:rFonts w:hint="eastAsia" w:asciiTheme="minorEastAsia" w:hAnsiTheme="minorEastAsia" w:cstheme="minorEastAsia"/>
        </w:rPr>
        <w:t>，是测量诊断专家在输入一个匿名到风险匿名名单后，到对应移动设备指示灯变色所需要的平均时间间隔。在实验4的</w:t>
      </w:r>
      <w:ins w:id="1602" w:author="丧钟1420093349" w:date="2021-01-27T18:07:37Z">
        <w:r>
          <w:rPr>
            <w:rFonts w:hint="default" w:asciiTheme="minorEastAsia" w:hAnsiTheme="minorEastAsia" w:cstheme="minorEastAsia"/>
          </w:rPr>
          <w:t>设备</w:t>
        </w:r>
      </w:ins>
      <w:ins w:id="1603" w:author="丧钟1420093349" w:date="2021-01-27T18:07:42Z">
        <w:r>
          <w:rPr>
            <w:rFonts w:hint="default" w:asciiTheme="minorEastAsia" w:hAnsiTheme="minorEastAsia" w:cstheme="minorEastAsia"/>
          </w:rPr>
          <w:t>的</w:t>
        </w:r>
      </w:ins>
      <w:ins w:id="1604" w:author="丧钟1420093349" w:date="2021-01-27T18:03:58Z">
        <w:r>
          <w:rPr>
            <w:rFonts w:hint="default" w:asciiTheme="minorEastAsia" w:hAnsiTheme="minorEastAsia" w:cstheme="minorEastAsia"/>
          </w:rPr>
          <w:t>位置</w:t>
        </w:r>
      </w:ins>
      <w:ins w:id="1605" w:author="丧钟1420093349" w:date="2021-01-27T18:04:02Z">
        <w:r>
          <w:rPr>
            <w:rFonts w:hint="default" w:asciiTheme="minorEastAsia" w:hAnsiTheme="minorEastAsia" w:cstheme="minorEastAsia"/>
          </w:rPr>
          <w:t>配置</w:t>
        </w:r>
      </w:ins>
      <w:ins w:id="1606" w:author="丧钟1420093349" w:date="2021-01-27T18:04:03Z">
        <w:r>
          <w:rPr>
            <w:rFonts w:hint="default" w:asciiTheme="minorEastAsia" w:hAnsiTheme="minorEastAsia" w:cstheme="minorEastAsia"/>
          </w:rPr>
          <w:t>基础</w:t>
        </w:r>
      </w:ins>
      <w:del w:id="1607" w:author="丧钟1420093349" w:date="2021-01-27T18:03:57Z">
        <w:r>
          <w:rPr>
            <w:rFonts w:hint="eastAsia" w:asciiTheme="minorEastAsia" w:hAnsiTheme="minorEastAsia" w:cstheme="minorEastAsia"/>
          </w:rPr>
          <w:delText>基</w:delText>
        </w:r>
      </w:del>
      <w:del w:id="1608" w:author="丧钟1420093349" w:date="2021-01-27T18:03:56Z">
        <w:r>
          <w:rPr>
            <w:rFonts w:hint="eastAsia" w:asciiTheme="minorEastAsia" w:hAnsiTheme="minorEastAsia" w:cstheme="minorEastAsia"/>
          </w:rPr>
          <w:delText>础</w:delText>
        </w:r>
      </w:del>
      <w:r>
        <w:rPr>
          <w:rFonts w:hint="eastAsia" w:asciiTheme="minorEastAsia" w:hAnsiTheme="minorEastAsia" w:cstheme="minorEastAsia"/>
        </w:rPr>
        <w:t>上，</w:t>
      </w:r>
      <w:ins w:id="1609" w:author="丧钟1420093349" w:date="2021-01-27T18:07:29Z">
        <w:r>
          <w:rPr>
            <w:rFonts w:hint="default" w:asciiTheme="minorEastAsia" w:hAnsiTheme="minorEastAsia" w:cstheme="minorEastAsia"/>
          </w:rPr>
          <w:t>我们</w:t>
        </w:r>
      </w:ins>
      <w:ins w:id="1610" w:author="丧钟1420093349" w:date="2021-01-27T18:07:30Z">
        <w:r>
          <w:rPr>
            <w:rFonts w:hint="default" w:asciiTheme="minorEastAsia" w:hAnsiTheme="minorEastAsia" w:cstheme="minorEastAsia"/>
          </w:rPr>
          <w:t>按照</w:t>
        </w:r>
      </w:ins>
      <w:ins w:id="1611" w:author="丧钟1420093349" w:date="2021-01-27T18:07:47Z">
        <w:r>
          <w:rPr>
            <w:rFonts w:hint="default" w:asciiTheme="minorEastAsia" w:hAnsiTheme="minorEastAsia" w:cstheme="minorEastAsia"/>
          </w:rPr>
          <w:t>实际应用</w:t>
        </w:r>
      </w:ins>
      <w:ins w:id="1612" w:author="丧钟1420093349" w:date="2021-01-27T18:07:48Z">
        <w:r>
          <w:rPr>
            <w:rFonts w:hint="default" w:asciiTheme="minorEastAsia" w:hAnsiTheme="minorEastAsia" w:cstheme="minorEastAsia"/>
          </w:rPr>
          <w:t>中的</w:t>
        </w:r>
      </w:ins>
      <w:ins w:id="1613" w:author="丧钟1420093349" w:date="2021-01-27T18:07:51Z">
        <w:r>
          <w:rPr>
            <w:rFonts w:hint="default" w:asciiTheme="minorEastAsia" w:hAnsiTheme="minorEastAsia" w:cstheme="minorEastAsia"/>
          </w:rPr>
          <w:t>工作频率</w:t>
        </w:r>
      </w:ins>
      <w:ins w:id="1614" w:author="丧钟1420093349" w:date="2021-01-27T18:07:53Z">
        <w:r>
          <w:rPr>
            <w:rFonts w:hint="default" w:asciiTheme="minorEastAsia" w:hAnsiTheme="minorEastAsia" w:cstheme="minorEastAsia"/>
          </w:rPr>
          <w:t>配置</w:t>
        </w:r>
      </w:ins>
      <w:ins w:id="1615" w:author="丧钟1420093349" w:date="2021-01-27T18:07:55Z">
        <w:r>
          <w:rPr>
            <w:rFonts w:hint="default" w:asciiTheme="minorEastAsia" w:hAnsiTheme="minorEastAsia" w:cstheme="minorEastAsia"/>
          </w:rPr>
          <w:t>各个实验设备</w:t>
        </w:r>
      </w:ins>
      <w:ins w:id="1616" w:author="丧钟1420093349" w:date="2021-01-27T18:08:11Z">
        <w:r>
          <w:rPr>
            <w:rFonts w:hint="default" w:asciiTheme="minorEastAsia" w:hAnsiTheme="minorEastAsia" w:cstheme="minorEastAsia"/>
          </w:rPr>
          <w:t>。</w:t>
        </w:r>
      </w:ins>
      <w:ins w:id="1617" w:author="丧钟1420093349" w:date="2021-01-27T18:08:16Z">
        <w:r>
          <w:rPr>
            <w:rFonts w:hint="default" w:asciiTheme="minorEastAsia" w:hAnsiTheme="minorEastAsia" w:cstheme="minorEastAsia"/>
          </w:rPr>
          <w:t>我们</w:t>
        </w:r>
      </w:ins>
      <w:ins w:id="1618" w:author="丧钟1420093349" w:date="2021-01-27T18:08:00Z">
        <w:r>
          <w:rPr>
            <w:rFonts w:hint="default" w:asciiTheme="minorEastAsia" w:hAnsiTheme="minorEastAsia" w:cstheme="minorEastAsia"/>
          </w:rPr>
          <w:t>每次</w:t>
        </w:r>
      </w:ins>
      <w:ins w:id="1619" w:author="丧钟1420093349" w:date="2021-01-27T18:08:06Z">
        <w:r>
          <w:rPr>
            <w:rFonts w:hint="default" w:asciiTheme="minorEastAsia" w:hAnsiTheme="minorEastAsia" w:cstheme="minorEastAsia"/>
          </w:rPr>
          <w:t>都</w:t>
        </w:r>
      </w:ins>
      <w:del w:id="1620" w:author="丧钟1420093349" w:date="2021-01-27T18:07:57Z">
        <w:r>
          <w:rPr>
            <w:rFonts w:hint="eastAsia" w:asciiTheme="minorEastAsia" w:hAnsiTheme="minorEastAsia" w:cstheme="minorEastAsia"/>
          </w:rPr>
          <w:delText>我们</w:delText>
        </w:r>
      </w:del>
      <w:r>
        <w:rPr>
          <w:rFonts w:hint="eastAsia" w:asciiTheme="minorEastAsia" w:hAnsiTheme="minorEastAsia" w:cstheme="minorEastAsia"/>
        </w:rPr>
        <w:t>随机选取区块链中的某个踪迹记录内的匿名信息，通过诊断专家对应的应用程序将该匿名信息添加到风险名单服务器的风险名单中。之后，我们等待对应的移动设备的指示灯颜色变化并记录这之间的时间间隔。该实验重复</w:t>
      </w:r>
      <w:r>
        <w:rPr>
          <w:rFonts w:asciiTheme="minorEastAsia" w:hAnsiTheme="minorEastAsia" w:cstheme="minorEastAsia"/>
        </w:rPr>
        <w:t>40</w:t>
      </w:r>
      <w:r>
        <w:rPr>
          <w:rFonts w:hint="eastAsia" w:asciiTheme="minorEastAsia" w:hAnsiTheme="minorEastAsia" w:cstheme="minorEastAsia"/>
        </w:rPr>
        <w:t>次，并计算平均时间间隔。实验结果</w:t>
      </w:r>
      <w:ins w:id="1621" w:author="丧钟1420093349" w:date="2021-01-26T20:41:31Z">
        <w:r>
          <w:rPr>
            <w:rFonts w:hint="default" w:asciiTheme="minorEastAsia" w:hAnsiTheme="minorEastAsia" w:cstheme="minorEastAsia"/>
          </w:rPr>
          <w:t>为</w:t>
        </w:r>
      </w:ins>
      <w:ins w:id="1622" w:author="丧钟1420093349" w:date="2021-01-27T18:00:44Z">
        <w:r>
          <w:rPr>
            <w:rFonts w:hint="default" w:asciiTheme="minorEastAsia" w:hAnsiTheme="minorEastAsia" w:cstheme="minorEastAsia"/>
          </w:rPr>
          <w:t>平均响应时间</w:t>
        </w:r>
      </w:ins>
      <w:ins w:id="1623" w:author="丧钟1420093349" w:date="2021-01-27T18:00:52Z">
        <w:r>
          <w:rPr>
            <w:rFonts w:hint="default" w:asciiTheme="minorEastAsia" w:hAnsiTheme="minorEastAsia" w:cstheme="minorEastAsia"/>
          </w:rPr>
          <w:t>为</w:t>
        </w:r>
      </w:ins>
      <w:ins w:id="1624" w:author="丧钟1420093349" w:date="2021-01-27T18:07:15Z">
        <w:r>
          <w:rPr>
            <w:rFonts w:hint="default" w:asciiTheme="minorEastAsia" w:hAnsiTheme="minorEastAsia" w:cstheme="minorEastAsia"/>
          </w:rPr>
          <w:t>22</w:t>
        </w:r>
      </w:ins>
      <w:ins w:id="1625" w:author="丧钟1420093349" w:date="2021-01-27T18:07:19Z">
        <w:r>
          <w:rPr>
            <w:rFonts w:hint="default" w:asciiTheme="minorEastAsia" w:hAnsiTheme="minorEastAsia" w:cstheme="minorEastAsia"/>
          </w:rPr>
          <w:t>.</w:t>
        </w:r>
      </w:ins>
      <w:ins w:id="1626" w:author="丧钟1420093349" w:date="2021-01-27T18:07:20Z">
        <w:r>
          <w:rPr>
            <w:rFonts w:hint="default" w:asciiTheme="minorEastAsia" w:hAnsiTheme="minorEastAsia" w:cstheme="minorEastAsia"/>
          </w:rPr>
          <w:t>0</w:t>
        </w:r>
      </w:ins>
      <w:ins w:id="1627" w:author="丧钟1420093349" w:date="2021-01-27T18:00:56Z">
        <w:r>
          <w:rPr>
            <w:rFonts w:hint="default" w:asciiTheme="minorEastAsia" w:hAnsiTheme="minorEastAsia" w:cstheme="minorEastAsia"/>
          </w:rPr>
          <w:t>分钟</w:t>
        </w:r>
      </w:ins>
      <w:ins w:id="1628" w:author="丧钟1420093349" w:date="2021-01-27T18:03:26Z">
        <w:r>
          <w:rPr>
            <w:rFonts w:hint="default" w:asciiTheme="minorEastAsia" w:hAnsiTheme="minorEastAsia" w:cstheme="minorEastAsia"/>
          </w:rPr>
          <w:t>，</w:t>
        </w:r>
      </w:ins>
      <w:ins w:id="1629" w:author="丧钟1420093349" w:date="2021-01-27T18:03:27Z">
        <w:r>
          <w:rPr>
            <w:rFonts w:hint="default" w:asciiTheme="minorEastAsia" w:hAnsiTheme="minorEastAsia" w:cstheme="minorEastAsia"/>
          </w:rPr>
          <w:t>即</w:t>
        </w:r>
      </w:ins>
      <w:ins w:id="1630" w:author="丧钟1420093349" w:date="2021-01-27T18:03:31Z">
        <w:r>
          <w:rPr>
            <w:rFonts w:hint="default" w:asciiTheme="minorEastAsia" w:hAnsiTheme="minorEastAsia" w:cstheme="minorEastAsia"/>
          </w:rPr>
          <w:t>移动设备</w:t>
        </w:r>
      </w:ins>
      <w:ins w:id="1631" w:author="丧钟1420093349" w:date="2021-01-27T18:03:32Z">
        <w:r>
          <w:rPr>
            <w:rFonts w:hint="default" w:asciiTheme="minorEastAsia" w:hAnsiTheme="minorEastAsia" w:cstheme="minorEastAsia"/>
          </w:rPr>
          <w:t>被</w:t>
        </w:r>
      </w:ins>
      <w:ins w:id="1632" w:author="丧钟1420093349" w:date="2021-01-27T18:03:33Z">
        <w:r>
          <w:rPr>
            <w:rFonts w:hint="default" w:asciiTheme="minorEastAsia" w:hAnsiTheme="minorEastAsia" w:cstheme="minorEastAsia"/>
          </w:rPr>
          <w:t>第</w:t>
        </w:r>
      </w:ins>
      <w:ins w:id="1633" w:author="丧钟1420093349" w:date="2021-01-27T18:03:38Z">
        <w:r>
          <w:rPr>
            <w:rFonts w:hint="default" w:asciiTheme="minorEastAsia" w:hAnsiTheme="minorEastAsia" w:cstheme="minorEastAsia"/>
          </w:rPr>
          <w:t>二</w:t>
        </w:r>
      </w:ins>
      <w:ins w:id="1634" w:author="丧钟1420093349" w:date="2021-01-27T18:03:33Z">
        <w:r>
          <w:rPr>
            <w:rFonts w:hint="default" w:asciiTheme="minorEastAsia" w:hAnsiTheme="minorEastAsia" w:cstheme="minorEastAsia"/>
          </w:rPr>
          <w:t>次唤醒</w:t>
        </w:r>
      </w:ins>
      <w:ins w:id="1635" w:author="丧钟1420093349" w:date="2021-01-27T18:04:30Z">
        <w:r>
          <w:rPr>
            <w:rFonts w:hint="default" w:asciiTheme="minorEastAsia" w:hAnsiTheme="minorEastAsia" w:cstheme="minorEastAsia"/>
          </w:rPr>
          <w:t>或者</w:t>
        </w:r>
      </w:ins>
      <w:ins w:id="1636" w:author="丧钟1420093349" w:date="2021-01-27T18:04:31Z">
        <w:r>
          <w:rPr>
            <w:rFonts w:hint="default" w:asciiTheme="minorEastAsia" w:hAnsiTheme="minorEastAsia" w:cstheme="minorEastAsia"/>
          </w:rPr>
          <w:t>第三次</w:t>
        </w:r>
      </w:ins>
      <w:ins w:id="1637" w:author="丧钟1420093349" w:date="2021-01-27T18:04:32Z">
        <w:r>
          <w:rPr>
            <w:rFonts w:hint="default" w:asciiTheme="minorEastAsia" w:hAnsiTheme="minorEastAsia" w:cstheme="minorEastAsia"/>
          </w:rPr>
          <w:t>唤醒</w:t>
        </w:r>
      </w:ins>
      <w:ins w:id="1638" w:author="丧钟1420093349" w:date="2021-01-27T18:03:41Z">
        <w:r>
          <w:rPr>
            <w:rFonts w:hint="default" w:asciiTheme="minorEastAsia" w:hAnsiTheme="minorEastAsia" w:cstheme="minorEastAsia"/>
          </w:rPr>
          <w:t>的时候</w:t>
        </w:r>
      </w:ins>
      <w:ins w:id="1639" w:author="丧钟1420093349" w:date="2021-01-27T18:04:38Z">
        <w:r>
          <w:rPr>
            <w:rFonts w:hint="default" w:asciiTheme="minorEastAsia" w:hAnsiTheme="minorEastAsia" w:cstheme="minorEastAsia"/>
          </w:rPr>
          <w:t>就可以</w:t>
        </w:r>
      </w:ins>
      <w:ins w:id="1640" w:author="丧钟1420093349" w:date="2021-01-27T18:04:49Z">
        <w:r>
          <w:rPr>
            <w:rFonts w:hint="default" w:asciiTheme="minorEastAsia" w:hAnsiTheme="minorEastAsia" w:cstheme="minorEastAsia"/>
          </w:rPr>
          <w:t>对</w:t>
        </w:r>
      </w:ins>
      <w:ins w:id="1641" w:author="丧钟1420093349" w:date="2021-01-27T18:04:52Z">
        <w:r>
          <w:rPr>
            <w:rFonts w:hint="default" w:asciiTheme="minorEastAsia" w:hAnsiTheme="minorEastAsia" w:cstheme="minorEastAsia"/>
          </w:rPr>
          <w:t>最新</w:t>
        </w:r>
      </w:ins>
      <w:ins w:id="1642" w:author="丧钟1420093349" w:date="2021-01-27T18:04:53Z">
        <w:r>
          <w:rPr>
            <w:rFonts w:hint="default" w:asciiTheme="minorEastAsia" w:hAnsiTheme="minorEastAsia" w:cstheme="minorEastAsia"/>
          </w:rPr>
          <w:t>的</w:t>
        </w:r>
      </w:ins>
      <w:ins w:id="1643" w:author="丧钟1420093349" w:date="2021-01-27T18:04:56Z">
        <w:r>
          <w:rPr>
            <w:rFonts w:hint="default" w:asciiTheme="minorEastAsia" w:hAnsiTheme="minorEastAsia" w:cstheme="minorEastAsia"/>
          </w:rPr>
          <w:t>风险名单</w:t>
        </w:r>
      </w:ins>
      <w:ins w:id="1644" w:author="丧钟1420093349" w:date="2021-01-27T18:04:57Z">
        <w:r>
          <w:rPr>
            <w:rFonts w:hint="default" w:asciiTheme="minorEastAsia" w:hAnsiTheme="minorEastAsia" w:cstheme="minorEastAsia"/>
          </w:rPr>
          <w:t>做出</w:t>
        </w:r>
      </w:ins>
      <w:ins w:id="1645" w:author="丧钟1420093349" w:date="2021-01-27T18:05:01Z">
        <w:r>
          <w:rPr>
            <w:rFonts w:hint="default" w:asciiTheme="minorEastAsia" w:hAnsiTheme="minorEastAsia" w:cstheme="minorEastAsia"/>
          </w:rPr>
          <w:t>反应</w:t>
        </w:r>
      </w:ins>
      <w:ins w:id="1646" w:author="丧钟1420093349" w:date="2021-01-27T18:00:58Z">
        <w:r>
          <w:rPr>
            <w:rFonts w:hint="default" w:asciiTheme="minorEastAsia" w:hAnsiTheme="minorEastAsia" w:cstheme="minorEastAsia"/>
          </w:rPr>
          <w:t>。</w:t>
        </w:r>
      </w:ins>
      <w:del w:id="1647" w:author="丧钟1420093349" w:date="2021-01-27T18:03:19Z">
        <w:r>
          <w:rPr>
            <w:rFonts w:hint="eastAsia" w:asciiTheme="minorEastAsia" w:hAnsiTheme="minorEastAsia" w:cstheme="minorEastAsia"/>
          </w:rPr>
          <w:delText>如图7</w:delText>
        </w:r>
      </w:del>
      <w:del w:id="1648" w:author="丧钟1420093349" w:date="2021-01-27T18:03:19Z">
        <w:r>
          <w:rPr>
            <w:rFonts w:asciiTheme="minorEastAsia" w:hAnsiTheme="minorEastAsia" w:cstheme="minorEastAsia"/>
            <w:b/>
            <w:color w:val="FF0000"/>
            <w:u w:val="single"/>
          </w:rPr>
          <w:delText>(</w:delText>
        </w:r>
      </w:del>
      <w:del w:id="1649" w:author="丧钟1420093349" w:date="2021-01-27T18:03:19Z">
        <w:r>
          <w:rPr>
            <w:rFonts w:hint="eastAsia" w:asciiTheme="minorEastAsia" w:hAnsiTheme="minorEastAsia" w:cstheme="minorEastAsia"/>
            <w:b/>
            <w:color w:val="FF0000"/>
            <w:u w:val="single"/>
          </w:rPr>
          <w:delText>每一次的时间间隔柱状图)</w:delText>
        </w:r>
      </w:del>
      <w:del w:id="1650" w:author="丧钟1420093349" w:date="2021-01-27T18:03:19Z">
        <w:r>
          <w:rPr>
            <w:rFonts w:hint="eastAsia" w:asciiTheme="minorEastAsia" w:hAnsiTheme="minorEastAsia" w:cstheme="minorEastAsia"/>
          </w:rPr>
          <w:delText>所示，</w:delText>
        </w:r>
        <w:commentRangeStart w:id="16"/>
        <w:r>
          <w:rPr>
            <w:rFonts w:hint="eastAsia" w:asciiTheme="minorEastAsia" w:hAnsiTheme="minorEastAsia" w:cstheme="minorEastAsia"/>
          </w:rPr>
          <w:delText>平</w:delText>
        </w:r>
      </w:del>
      <w:del w:id="1651" w:author="丧钟1420093349" w:date="2021-01-27T18:03:18Z">
        <w:r>
          <w:rPr>
            <w:rFonts w:hint="eastAsia" w:asciiTheme="minorEastAsia" w:hAnsiTheme="minorEastAsia" w:cstheme="minorEastAsia"/>
          </w:rPr>
          <w:delText>均响应时间间</w:delText>
        </w:r>
      </w:del>
      <w:del w:id="1652" w:author="丧钟1420093349" w:date="2021-01-27T18:03:17Z">
        <w:r>
          <w:rPr>
            <w:rFonts w:hint="eastAsia" w:asciiTheme="minorEastAsia" w:hAnsiTheme="minorEastAsia" w:cstheme="minorEastAsia"/>
          </w:rPr>
          <w:delText>隔为1</w:delText>
        </w:r>
      </w:del>
      <w:del w:id="1653" w:author="丧钟1420093349" w:date="2021-01-27T18:03:17Z">
        <w:r>
          <w:rPr>
            <w:rFonts w:asciiTheme="minorEastAsia" w:hAnsiTheme="minorEastAsia" w:cstheme="minorEastAsia"/>
          </w:rPr>
          <w:delText>2</w:delText>
        </w:r>
      </w:del>
      <w:del w:id="1654" w:author="丧钟1420093349" w:date="2021-01-27T18:03:17Z">
        <w:r>
          <w:rPr>
            <w:rFonts w:hint="eastAsia" w:asciiTheme="minorEastAsia" w:hAnsiTheme="minorEastAsia" w:cstheme="minorEastAsia"/>
          </w:rPr>
          <w:delText>.6分钟。</w:delText>
        </w:r>
        <w:commentRangeEnd w:id="16"/>
      </w:del>
      <w:r>
        <w:commentReference w:id="16"/>
      </w:r>
    </w:p>
    <w:p>
      <w:pPr>
        <w:widowControl w:val="0"/>
        <w:ind w:firstLine="567"/>
        <w:jc w:val="both"/>
        <w:rPr>
          <w:rFonts w:asciiTheme="minorEastAsia" w:hAnsiTheme="minorEastAsia" w:cstheme="minorEastAsia"/>
        </w:rPr>
      </w:pPr>
      <w:r>
        <w:rPr>
          <w:rFonts w:hint="eastAsia" w:asciiTheme="minorEastAsia" w:hAnsiTheme="minorEastAsia" w:cstheme="minorEastAsia"/>
        </w:rPr>
        <w:t>通过试验一、二、三可以看出，我们设计的LoBeTrace原型机在每个固定设备对应少量并发工作的移动设备时，丢包率比较低；随着每个固定设备对应的并发工作的移动设备的数量的增多，丢包率开始增大，但是仍然在</w:t>
      </w:r>
      <w:commentRangeStart w:id="17"/>
      <w:r>
        <w:rPr>
          <w:rFonts w:hint="eastAsia" w:asciiTheme="minorEastAsia" w:hAnsiTheme="minorEastAsia" w:cstheme="minorEastAsia"/>
        </w:rPr>
        <w:t>可接受范围内</w:t>
      </w:r>
      <w:commentRangeEnd w:id="17"/>
      <w:r>
        <w:commentReference w:id="17"/>
      </w:r>
      <w:ins w:id="1655" w:author="丧钟1420093349" w:date="2021-01-27T18:10:29Z">
        <w:r>
          <w:rPr/>
          <w:t>，</w:t>
        </w:r>
      </w:ins>
      <w:ins w:id="1656" w:author="丧钟1420093349" w:date="2021-01-27T18:11:37Z">
        <w:r>
          <w:rPr/>
          <w:t>丢包率</w:t>
        </w:r>
      </w:ins>
      <w:ins w:id="1657" w:author="丧钟1420093349" w:date="2021-01-27T18:10:31Z">
        <w:r>
          <w:rPr/>
          <w:t>都小于</w:t>
        </w:r>
      </w:ins>
      <w:ins w:id="1658" w:author="丧钟1420093349" w:date="2021-01-27T18:11:17Z">
        <w:r>
          <w:rPr/>
          <w:t>15</w:t>
        </w:r>
      </w:ins>
      <w:ins w:id="1659" w:author="丧钟1420093349" w:date="2021-01-27T18:11:18Z">
        <w:r>
          <w:rPr/>
          <w:t>%</w:t>
        </w:r>
      </w:ins>
      <w:r>
        <w:rPr>
          <w:rFonts w:hint="eastAsia" w:asciiTheme="minorEastAsia" w:hAnsiTheme="minorEastAsia" w:cstheme="minorEastAsia"/>
        </w:rPr>
        <w:t>。并且，随着移动设备的位置越靠近固定设备管辖的范围的边缘，丢包率越高，原因为移动设备在边缘时发送的LoRa信号的RSSI值接近固定设备检测的临界值，有时会被算作范围外。</w:t>
      </w:r>
    </w:p>
    <w:p>
      <w:pPr>
        <w:widowControl w:val="0"/>
        <w:ind w:firstLine="0"/>
        <w:jc w:val="both"/>
        <w:rPr>
          <w:del w:id="1661" w:author="丧钟1420093349" w:date="2021-01-27T20:22:06Z"/>
          <w:rFonts w:hint="eastAsia" w:asciiTheme="minorEastAsia" w:hAnsiTheme="minorEastAsia" w:cstheme="minorEastAsia"/>
        </w:rPr>
        <w:pPrChange w:id="1660" w:author="丧钟1420093349" w:date="2021-01-27T20:22:07Z">
          <w:pPr>
            <w:widowControl w:val="0"/>
            <w:ind w:firstLine="567"/>
            <w:jc w:val="both"/>
          </w:pPr>
        </w:pPrChange>
      </w:pPr>
      <w:del w:id="1662" w:author="丧钟1420093349" w:date="2021-01-27T20:22:06Z">
        <w:r>
          <w:rPr>
            <w:rFonts w:hint="eastAsia" w:asciiTheme="minorEastAsia" w:hAnsiTheme="minorEastAsia" w:cstheme="minorEastAsia"/>
          </w:rPr>
          <w:delText>但是，因为我们的实验是按比例加快了频率的，所以在真正的实践中，频率会慢得多、并发性会减弱很多，</w:delText>
        </w:r>
        <w:commentRangeStart w:id="18"/>
        <w:r>
          <w:rPr>
            <w:rFonts w:hint="eastAsia" w:asciiTheme="minorEastAsia" w:hAnsiTheme="minorEastAsia" w:cstheme="minorEastAsia"/>
          </w:rPr>
          <w:delText>相应地丢包率也会减小许多</w:delText>
        </w:r>
        <w:commentRangeEnd w:id="18"/>
      </w:del>
      <w:del w:id="1663" w:author="丧钟1420093349" w:date="2021-01-27T20:22:06Z">
        <w:r>
          <w:rPr/>
          <w:commentReference w:id="18"/>
        </w:r>
      </w:del>
      <w:del w:id="1664" w:author="丧钟1420093349" w:date="2021-01-27T20:22:06Z">
        <w:r>
          <w:rPr>
            <w:rFonts w:hint="eastAsia" w:asciiTheme="minorEastAsia" w:hAnsiTheme="minorEastAsia" w:cstheme="minorEastAsia"/>
          </w:rPr>
          <w:delText>。</w:delText>
        </w:r>
      </w:del>
    </w:p>
    <w:p>
      <w:pPr>
        <w:widowControl w:val="0"/>
        <w:ind w:firstLine="567"/>
        <w:jc w:val="both"/>
        <w:rPr>
          <w:rFonts w:asciiTheme="minorEastAsia" w:hAnsiTheme="minorEastAsia" w:cstheme="minorEastAsia"/>
          <w:b/>
          <w:color w:val="FF0000"/>
          <w:u w:val="single"/>
        </w:rPr>
        <w:pPrChange w:id="1665" w:author="丧钟1420093349" w:date="2021-01-27T20:31:53Z">
          <w:pPr>
            <w:widowControl w:val="0"/>
            <w:ind w:firstLine="567"/>
            <w:jc w:val="both"/>
          </w:pPr>
        </w:pPrChange>
      </w:pPr>
      <w:r>
        <w:rPr>
          <w:rFonts w:hint="eastAsia" w:asciiTheme="minorEastAsia" w:hAnsiTheme="minorEastAsia" w:cstheme="minorEastAsia"/>
        </w:rPr>
        <w:t>以COVID</w:t>
      </w:r>
      <w:r>
        <w:rPr>
          <w:rFonts w:asciiTheme="minorEastAsia" w:hAnsiTheme="minorEastAsia" w:cstheme="minorEastAsia"/>
        </w:rPr>
        <w:t>-19</w:t>
      </w:r>
      <w:r>
        <w:rPr>
          <w:rFonts w:hint="eastAsia" w:asciiTheme="minorEastAsia" w:hAnsiTheme="minorEastAsia" w:cstheme="minorEastAsia"/>
        </w:rPr>
        <w:t>传染模型为例，在疫情防范较为严格的国家比如中国大陆，t</w:t>
      </w:r>
      <w:r>
        <w:rPr>
          <w:rFonts w:asciiTheme="minorEastAsia" w:hAnsiTheme="minorEastAsia" w:cstheme="minorEastAsia"/>
        </w:rPr>
        <w:t>he average Infected-Suspected ratio</w:t>
      </w:r>
      <w:r>
        <w:rPr>
          <w:rFonts w:hint="eastAsia" w:asciiTheme="minorEastAsia" w:hAnsiTheme="minorEastAsia" w:cstheme="minorEastAsia"/>
        </w:rPr>
        <w:t xml:space="preserve"> is</w:t>
      </w:r>
      <w:r>
        <w:rPr>
          <w:rFonts w:asciiTheme="minorEastAsia" w:hAnsiTheme="minorEastAsia" w:cstheme="minorEastAsia"/>
        </w:rPr>
        <w:t xml:space="preserve"> </w:t>
      </w:r>
      <w:r>
        <w:rPr>
          <w:rFonts w:hint="eastAsia" w:asciiTheme="minorEastAsia" w:hAnsiTheme="minorEastAsia" w:cstheme="minorEastAsia"/>
        </w:rPr>
        <w:t>2</w:t>
      </w:r>
      <w:r>
        <w:rPr>
          <w:rFonts w:asciiTheme="minorEastAsia" w:hAnsiTheme="minorEastAsia" w:cstheme="minorEastAsia"/>
        </w:rPr>
        <w:t>.399</w:t>
      </w:r>
      <w:r>
        <w:rPr>
          <w:rFonts w:asciiTheme="minorEastAsia" w:hAnsiTheme="minorEastAsia" w:cstheme="minorEastAsia"/>
          <w:b/>
          <w:color w:val="00B050"/>
          <w:u w:val="single"/>
        </w:rPr>
        <w:t>[CoronaTracker: World-wide COVID-19 Outbreak Data Analysis and Prediction]</w:t>
      </w:r>
      <w:r>
        <w:rPr>
          <w:rFonts w:hint="eastAsia" w:asciiTheme="minorEastAsia" w:hAnsiTheme="minorEastAsia" w:cstheme="minorEastAsia"/>
        </w:rPr>
        <w:t>，namely</w:t>
      </w:r>
      <w:r>
        <w:rPr>
          <w:rFonts w:asciiTheme="minorEastAsia" w:hAnsiTheme="minorEastAsia" w:cstheme="minorEastAsia"/>
        </w:rPr>
        <w:t xml:space="preserve"> one person will most likely infect </w:t>
      </w:r>
      <w:r>
        <w:rPr>
          <w:rFonts w:hint="eastAsia" w:asciiTheme="minorEastAsia" w:hAnsiTheme="minorEastAsia" w:cstheme="minorEastAsia"/>
        </w:rPr>
        <w:t>2</w:t>
      </w:r>
      <w:r>
        <w:rPr>
          <w:rFonts w:asciiTheme="minorEastAsia" w:hAnsiTheme="minorEastAsia" w:cstheme="minorEastAsia"/>
        </w:rPr>
        <w:t xml:space="preserve">.399 other people, and those </w:t>
      </w:r>
      <w:r>
        <w:rPr>
          <w:rFonts w:hint="eastAsia" w:asciiTheme="minorEastAsia" w:hAnsiTheme="minorEastAsia" w:cstheme="minorEastAsia"/>
        </w:rPr>
        <w:t>2</w:t>
      </w:r>
      <w:r>
        <w:rPr>
          <w:rFonts w:asciiTheme="minorEastAsia" w:hAnsiTheme="minorEastAsia" w:cstheme="minorEastAsia"/>
        </w:rPr>
        <w:t xml:space="preserve">.399 people will each go on to infect </w:t>
      </w:r>
      <w:r>
        <w:rPr>
          <w:rFonts w:hint="eastAsia" w:asciiTheme="minorEastAsia" w:hAnsiTheme="minorEastAsia" w:cstheme="minorEastAsia"/>
        </w:rPr>
        <w:t>2</w:t>
      </w:r>
      <w:r>
        <w:rPr>
          <w:rFonts w:asciiTheme="minorEastAsia" w:hAnsiTheme="minorEastAsia" w:cstheme="minorEastAsia"/>
        </w:rPr>
        <w:t>.399 more people and so forth</w:t>
      </w:r>
      <w:r>
        <w:rPr>
          <w:rFonts w:hint="eastAsia" w:asciiTheme="minorEastAsia" w:hAnsiTheme="minorEastAsia" w:cstheme="minorEastAsia"/>
        </w:rPr>
        <w:t>. 参照实验</w:t>
      </w:r>
      <w:ins w:id="1666" w:author="丧钟1420093349" w:date="2021-01-27T19:45:10Z">
        <w:r>
          <w:rPr>
            <w:rFonts w:hint="default" w:asciiTheme="minorEastAsia" w:hAnsiTheme="minorEastAsia" w:cstheme="minorEastAsia"/>
          </w:rPr>
          <w:t>二</w:t>
        </w:r>
      </w:ins>
      <w:del w:id="1667" w:author="丧钟1420093349" w:date="2021-01-27T19:45:09Z">
        <w:r>
          <w:rPr>
            <w:rFonts w:hint="eastAsia" w:asciiTheme="minorEastAsia" w:hAnsiTheme="minorEastAsia" w:cstheme="minorEastAsia"/>
          </w:rPr>
          <w:delText>三</w:delText>
        </w:r>
      </w:del>
      <w:r>
        <w:rPr>
          <w:rFonts w:hint="eastAsia" w:asciiTheme="minorEastAsia" w:hAnsiTheme="minorEastAsia" w:cstheme="minorEastAsia"/>
        </w:rPr>
        <w:t>的结果，</w:t>
      </w:r>
      <w:del w:id="1668" w:author="丧钟1420093349" w:date="2021-01-27T19:45:18Z">
        <w:r>
          <w:rPr>
            <w:rFonts w:hint="eastAsia" w:asciiTheme="minorEastAsia" w:hAnsiTheme="minorEastAsia" w:cstheme="minorEastAsia"/>
          </w:rPr>
          <w:delText>按丢包率为1</w:delText>
        </w:r>
      </w:del>
      <w:del w:id="1669" w:author="丧钟1420093349" w:date="2021-01-27T19:45:18Z">
        <w:r>
          <w:rPr>
            <w:rFonts w:asciiTheme="minorEastAsia" w:hAnsiTheme="minorEastAsia" w:cstheme="minorEastAsia"/>
          </w:rPr>
          <w:delText>2.8%</w:delText>
        </w:r>
      </w:del>
      <w:del w:id="1670" w:author="丧钟1420093349" w:date="2021-01-27T19:45:18Z">
        <w:r>
          <w:rPr>
            <w:rFonts w:hint="eastAsia" w:asciiTheme="minorEastAsia" w:hAnsiTheme="minorEastAsia" w:cstheme="minorEastAsia"/>
          </w:rPr>
          <w:delText>计算，</w:delText>
        </w:r>
      </w:del>
      <w:r>
        <w:rPr>
          <w:rFonts w:hint="eastAsia" w:asciiTheme="minorEastAsia" w:hAnsiTheme="minorEastAsia" w:cstheme="minorEastAsia"/>
        </w:rPr>
        <w:t>假设每人每日在室</w:t>
      </w:r>
      <w:del w:id="1671" w:author="丧钟1420093349" w:date="2021-01-27T19:43:25Z">
        <w:r>
          <w:rPr>
            <w:rFonts w:hint="eastAsia" w:asciiTheme="minorEastAsia" w:hAnsiTheme="minorEastAsia" w:cstheme="minorEastAsia"/>
            <w:lang w:val="en-US"/>
          </w:rPr>
          <w:delText>内公共场所内</w:delText>
        </w:r>
      </w:del>
      <w:ins w:id="1672" w:author="丧钟1420093349" w:date="2021-01-27T19:43:25Z">
        <w:r>
          <w:rPr>
            <w:rFonts w:hint="default" w:asciiTheme="minorEastAsia" w:hAnsiTheme="minorEastAsia" w:cstheme="minorEastAsia"/>
          </w:rPr>
          <w:t>建筑</w:t>
        </w:r>
      </w:ins>
      <w:ins w:id="1673" w:author="丧钟1420093349" w:date="2021-01-27T19:43:26Z">
        <w:r>
          <w:rPr>
            <w:rFonts w:hint="default" w:asciiTheme="minorEastAsia" w:hAnsiTheme="minorEastAsia" w:cstheme="minorEastAsia"/>
          </w:rPr>
          <w:t>物</w:t>
        </w:r>
      </w:ins>
      <w:ins w:id="1674" w:author="丧钟1420093349" w:date="2021-01-27T19:43:28Z">
        <w:r>
          <w:rPr>
            <w:rFonts w:hint="default" w:asciiTheme="minorEastAsia" w:hAnsiTheme="minorEastAsia" w:cstheme="minorEastAsia"/>
          </w:rPr>
          <w:t>内的</w:t>
        </w:r>
      </w:ins>
      <w:ins w:id="1675" w:author="丧钟1420093349" w:date="2021-01-27T19:43:29Z">
        <w:r>
          <w:rPr>
            <w:rFonts w:hint="default" w:asciiTheme="minorEastAsia" w:hAnsiTheme="minorEastAsia" w:cstheme="minorEastAsia"/>
          </w:rPr>
          <w:t>逗留</w:t>
        </w:r>
      </w:ins>
      <w:del w:id="1676" w:author="丧钟1420093349" w:date="2021-01-27T19:43:27Z">
        <w:r>
          <w:rPr>
            <w:rFonts w:hint="eastAsia" w:asciiTheme="minorEastAsia" w:hAnsiTheme="minorEastAsia" w:cstheme="minorEastAsia"/>
          </w:rPr>
          <w:delText>的</w:delText>
        </w:r>
      </w:del>
      <w:r>
        <w:rPr>
          <w:rFonts w:hint="eastAsia" w:asciiTheme="minorEastAsia" w:hAnsiTheme="minorEastAsia" w:cstheme="minorEastAsia"/>
        </w:rPr>
        <w:t>时间为</w:t>
      </w:r>
      <w:ins w:id="1677" w:author="丧钟1420093349" w:date="2021-01-27T19:43:33Z">
        <w:r>
          <w:rPr>
            <w:rFonts w:hint="default" w:asciiTheme="minorEastAsia" w:hAnsiTheme="minorEastAsia" w:cstheme="minorEastAsia"/>
          </w:rPr>
          <w:t>3</w:t>
        </w:r>
      </w:ins>
      <w:ins w:id="1678" w:author="丧钟1420093349" w:date="2021-01-27T19:43:34Z">
        <w:r>
          <w:rPr>
            <w:rFonts w:hint="default" w:asciiTheme="minorEastAsia" w:hAnsiTheme="minorEastAsia" w:cstheme="minorEastAsia"/>
          </w:rPr>
          <w:t>0</w:t>
        </w:r>
      </w:ins>
      <w:ins w:id="1679" w:author="丧钟1420093349" w:date="2021-01-27T19:43:35Z">
        <w:r>
          <w:rPr>
            <w:rFonts w:hint="default" w:asciiTheme="minorEastAsia" w:hAnsiTheme="minorEastAsia" w:cstheme="minorEastAsia"/>
          </w:rPr>
          <w:t>分钟</w:t>
        </w:r>
      </w:ins>
      <w:ins w:id="1680" w:author="丧钟1420093349" w:date="2021-01-27T19:44:58Z">
        <w:r>
          <w:rPr>
            <w:rFonts w:hint="default" w:asciiTheme="minorEastAsia" w:hAnsiTheme="minorEastAsia" w:cstheme="minorEastAsia"/>
          </w:rPr>
          <w:t>、</w:t>
        </w:r>
      </w:ins>
      <w:ins w:id="1681" w:author="丧钟1420093349" w:date="2021-01-27T19:44:42Z">
        <w:r>
          <w:rPr>
            <w:rFonts w:hint="default" w:asciiTheme="minorEastAsia" w:hAnsiTheme="minorEastAsia" w:cstheme="minorEastAsia"/>
          </w:rPr>
          <w:t>建筑物内</w:t>
        </w:r>
      </w:ins>
      <w:ins w:id="1682" w:author="丧钟1420093349" w:date="2021-01-27T19:44:44Z">
        <w:r>
          <w:rPr>
            <w:rFonts w:hint="default" w:asciiTheme="minorEastAsia" w:hAnsiTheme="minorEastAsia" w:cstheme="minorEastAsia"/>
          </w:rPr>
          <w:t>同时</w:t>
        </w:r>
      </w:ins>
      <w:ins w:id="1683" w:author="丧钟1420093349" w:date="2021-01-27T19:44:50Z">
        <w:r>
          <w:rPr>
            <w:rFonts w:hint="default" w:asciiTheme="minorEastAsia" w:hAnsiTheme="minorEastAsia" w:cstheme="minorEastAsia"/>
          </w:rPr>
          <w:t>有</w:t>
        </w:r>
      </w:ins>
      <w:ins w:id="1684" w:author="丧钟1420093349" w:date="2021-01-27T19:45:42Z">
        <w:r>
          <w:rPr>
            <w:rFonts w:hint="default" w:asciiTheme="minorEastAsia" w:hAnsiTheme="minorEastAsia" w:cstheme="minorEastAsia"/>
          </w:rPr>
          <w:t>大约</w:t>
        </w:r>
      </w:ins>
      <w:ins w:id="1685" w:author="丧钟1420093349" w:date="2021-01-27T19:44:51Z">
        <w:r>
          <w:rPr>
            <w:rFonts w:hint="default" w:asciiTheme="minorEastAsia" w:hAnsiTheme="minorEastAsia" w:cstheme="minorEastAsia"/>
          </w:rPr>
          <w:t>30</w:t>
        </w:r>
      </w:ins>
      <w:ins w:id="1686" w:author="丧钟1420093349" w:date="2021-01-27T19:44:52Z">
        <w:r>
          <w:rPr>
            <w:rFonts w:hint="default" w:asciiTheme="minorEastAsia" w:hAnsiTheme="minorEastAsia" w:cstheme="minorEastAsia"/>
          </w:rPr>
          <w:t>0人</w:t>
        </w:r>
      </w:ins>
      <w:ins w:id="1687" w:author="丧钟1420093349" w:date="2021-01-27T19:46:56Z">
        <w:r>
          <w:rPr>
            <w:rFonts w:hint="default" w:asciiTheme="minorEastAsia" w:hAnsiTheme="minorEastAsia" w:cstheme="minorEastAsia"/>
          </w:rPr>
          <w:t>，</w:t>
        </w:r>
      </w:ins>
      <w:ins w:id="1688" w:author="丧钟1420093349" w:date="2021-01-27T19:46:57Z">
        <w:r>
          <w:rPr>
            <w:rFonts w:hint="default" w:asciiTheme="minorEastAsia" w:hAnsiTheme="minorEastAsia" w:cstheme="minorEastAsia"/>
          </w:rPr>
          <w:t>那么</w:t>
        </w:r>
      </w:ins>
      <w:ins w:id="1689" w:author="丧钟1420093349" w:date="2021-01-27T19:47:23Z">
        <w:r>
          <w:rPr>
            <w:rFonts w:hint="default" w:asciiTheme="minorEastAsia" w:hAnsiTheme="minorEastAsia" w:cstheme="minorEastAsia"/>
          </w:rPr>
          <w:t>可能</w:t>
        </w:r>
      </w:ins>
      <w:ins w:id="1690" w:author="丧钟1420093349" w:date="2021-01-27T19:47:24Z">
        <w:r>
          <w:rPr>
            <w:rFonts w:hint="default" w:asciiTheme="minorEastAsia" w:hAnsiTheme="minorEastAsia" w:cstheme="minorEastAsia"/>
          </w:rPr>
          <w:t>被</w:t>
        </w:r>
      </w:ins>
      <w:ins w:id="1691" w:author="丧钟1420093349" w:date="2021-01-27T19:47:26Z">
        <w:r>
          <w:rPr>
            <w:rFonts w:hint="default" w:asciiTheme="minorEastAsia" w:hAnsiTheme="minorEastAsia" w:cstheme="minorEastAsia"/>
          </w:rPr>
          <w:t>完全忽略</w:t>
        </w:r>
      </w:ins>
      <w:ins w:id="1692" w:author="丧钟1420093349" w:date="2021-01-27T19:47:30Z">
        <w:r>
          <w:rPr>
            <w:rFonts w:hint="default" w:asciiTheme="minorEastAsia" w:hAnsiTheme="minorEastAsia" w:cstheme="minorEastAsia"/>
          </w:rPr>
          <w:t>的</w:t>
        </w:r>
      </w:ins>
      <w:ins w:id="1693" w:author="丧钟1420093349" w:date="2021-01-27T20:30:15Z">
        <w:r>
          <w:rPr>
            <w:rFonts w:hint="default" w:asciiTheme="minorEastAsia" w:hAnsiTheme="minorEastAsia" w:cstheme="minorEastAsia"/>
          </w:rPr>
          <w:t>概率</w:t>
        </w:r>
      </w:ins>
      <w:ins w:id="1694" w:author="丧钟1420093349" w:date="2021-01-27T20:30:16Z">
        <w:r>
          <w:rPr>
            <w:rFonts w:hint="default" w:asciiTheme="minorEastAsia" w:hAnsiTheme="minorEastAsia" w:cstheme="minorEastAsia"/>
          </w:rPr>
          <w:t>为</w:t>
        </w:r>
      </w:ins>
      <w:ins w:id="1695" w:author="丧钟1420093349" w:date="2021-01-27T20:33:10Z">
        <w:r>
          <w:rPr>
            <w:rFonts w:hint="default"/>
          </w:rPr>
          <w:t>0.000512</w:t>
        </w:r>
      </w:ins>
      <w:del w:id="1696" w:author="丧钟1420093349" w:date="2021-01-27T19:43:32Z">
        <w:r>
          <w:rPr>
            <w:rFonts w:hint="eastAsia" w:asciiTheme="minorEastAsia" w:hAnsiTheme="minorEastAsia" w:cstheme="minorEastAsia"/>
          </w:rPr>
          <w:delText>6小时</w:delText>
        </w:r>
      </w:del>
      <w:del w:id="1697" w:author="丧钟1420093349" w:date="2021-01-27T19:43:42Z">
        <w:r>
          <w:rPr>
            <w:rFonts w:hint="eastAsia" w:asciiTheme="minorEastAsia" w:hAnsiTheme="minorEastAsia" w:cstheme="minorEastAsia"/>
          </w:rPr>
          <w:delText>，移动设备每次的休眠时长为1</w:delText>
        </w:r>
      </w:del>
      <w:del w:id="1698" w:author="丧钟1420093349" w:date="2021-01-27T19:43:42Z">
        <w:r>
          <w:rPr>
            <w:rFonts w:asciiTheme="minorEastAsia" w:hAnsiTheme="minorEastAsia" w:cstheme="minorEastAsia"/>
          </w:rPr>
          <w:delText>0</w:delText>
        </w:r>
      </w:del>
      <w:del w:id="1699" w:author="丧钟1420093349" w:date="2021-01-27T19:43:42Z">
        <w:r>
          <w:rPr>
            <w:rFonts w:hint="eastAsia" w:asciiTheme="minorEastAsia" w:hAnsiTheme="minorEastAsia" w:cstheme="minorEastAsia"/>
          </w:rPr>
          <w:delText>分钟</w:delText>
        </w:r>
      </w:del>
      <w:r>
        <w:rPr>
          <w:rFonts w:hint="eastAsia" w:asciiTheme="minorEastAsia" w:hAnsiTheme="minorEastAsia" w:cstheme="minorEastAsia"/>
        </w:rPr>
        <w:t>。</w:t>
      </w:r>
      <w:ins w:id="1700" w:author="丧钟1420093349" w:date="2021-01-27T20:24:42Z">
        <w:r>
          <w:rPr>
            <w:rFonts w:hint="default" w:asciiTheme="minorEastAsia" w:hAnsiTheme="minorEastAsia" w:cstheme="minorEastAsia"/>
          </w:rPr>
          <w:t>如果</w:t>
        </w:r>
      </w:ins>
      <w:r>
        <w:rPr>
          <w:rFonts w:hint="eastAsia" w:asciiTheme="minorEastAsia" w:hAnsiTheme="minorEastAsia" w:cstheme="minorEastAsia"/>
        </w:rPr>
        <w:t>最初有一名</w:t>
      </w:r>
      <w:ins w:id="1701" w:author="丧钟1420093349" w:date="2021-01-27T19:46:09Z">
        <w:r>
          <w:rPr>
            <w:rFonts w:hint="default" w:asciiTheme="minorEastAsia" w:hAnsiTheme="minorEastAsia" w:cstheme="minorEastAsia"/>
          </w:rPr>
          <w:t>病毒携带</w:t>
        </w:r>
      </w:ins>
      <w:ins w:id="1702" w:author="丧钟1420093349" w:date="2021-01-27T19:46:11Z">
        <w:r>
          <w:rPr>
            <w:rFonts w:hint="default" w:asciiTheme="minorEastAsia" w:hAnsiTheme="minorEastAsia" w:cstheme="minorEastAsia"/>
          </w:rPr>
          <w:t>者</w:t>
        </w:r>
      </w:ins>
      <w:del w:id="1703" w:author="丧钟1420093349" w:date="2021-01-27T19:46:07Z">
        <w:r>
          <w:rPr>
            <w:rFonts w:hint="eastAsia" w:asciiTheme="minorEastAsia" w:hAnsiTheme="minorEastAsia" w:cstheme="minorEastAsia"/>
          </w:rPr>
          <w:delText>患者</w:delText>
        </w:r>
      </w:del>
      <w:r>
        <w:rPr>
          <w:rFonts w:hint="eastAsia" w:asciiTheme="minorEastAsia" w:hAnsiTheme="minorEastAsia" w:cstheme="minorEastAsia"/>
        </w:rPr>
        <w:t>在</w:t>
      </w:r>
      <w:del w:id="1704" w:author="丧钟1420093349" w:date="2021-01-27T19:46:15Z">
        <w:r>
          <w:rPr>
            <w:rFonts w:hint="eastAsia" w:asciiTheme="minorEastAsia" w:hAnsiTheme="minorEastAsia" w:cstheme="minorEastAsia"/>
            <w:lang w:val="en-US"/>
          </w:rPr>
          <w:delText>室内公共场所</w:delText>
        </w:r>
      </w:del>
      <w:ins w:id="1705" w:author="丧钟1420093349" w:date="2021-01-27T20:24:58Z">
        <w:r>
          <w:rPr>
            <w:rFonts w:hint="default" w:asciiTheme="minorEastAsia" w:hAnsiTheme="minorEastAsia" w:cstheme="minorEastAsia"/>
          </w:rPr>
          <w:t>一栋</w:t>
        </w:r>
      </w:ins>
      <w:ins w:id="1706" w:author="丧钟1420093349" w:date="2021-01-27T19:46:16Z">
        <w:r>
          <w:rPr>
            <w:rFonts w:hint="default" w:asciiTheme="minorEastAsia" w:hAnsiTheme="minorEastAsia" w:cstheme="minorEastAsia"/>
          </w:rPr>
          <w:t>建筑内</w:t>
        </w:r>
      </w:ins>
      <w:r>
        <w:rPr>
          <w:rFonts w:hint="eastAsia" w:asciiTheme="minorEastAsia" w:hAnsiTheme="minorEastAsia" w:cstheme="minorEastAsia"/>
        </w:rPr>
        <w:t>，</w:t>
      </w:r>
      <w:del w:id="1707" w:author="丧钟1420093349" w:date="2021-01-27T20:24:53Z">
        <w:r>
          <w:rPr>
            <w:rFonts w:hint="eastAsia" w:asciiTheme="minorEastAsia" w:hAnsiTheme="minorEastAsia" w:cstheme="minorEastAsia"/>
          </w:rPr>
          <w:delText>则一天结束后，</w:delText>
        </w:r>
      </w:del>
      <w:del w:id="1708" w:author="丧钟1420093349" w:date="2021-01-27T20:24:53Z">
        <w:commentRangeStart w:id="19"/>
        <w:r>
          <w:rPr>
            <w:rFonts w:hint="eastAsia" w:asciiTheme="minorEastAsia" w:hAnsiTheme="minorEastAsia" w:cstheme="minorEastAsia"/>
            <w:b/>
            <w:color w:val="FF0000"/>
            <w:u w:val="single"/>
          </w:rPr>
          <w:delText>……怎么算？</w:delText>
        </w:r>
        <w:commentRangeEnd w:id="19"/>
      </w:del>
      <w:del w:id="1709" w:author="丧钟1420093349" w:date="2021-01-27T20:24:53Z">
        <w:r>
          <w:rPr/>
          <w:commentReference w:id="19"/>
        </w:r>
      </w:del>
      <w:ins w:id="1710" w:author="丧钟1420093349" w:date="2021-01-27T20:28:18Z">
        <w:r>
          <w:rPr/>
          <w:t>那么</w:t>
        </w:r>
      </w:ins>
      <w:ins w:id="1711" w:author="丧钟1420093349" w:date="2021-01-27T20:30:48Z">
        <w:r>
          <w:rPr/>
          <w:t>在</w:t>
        </w:r>
      </w:ins>
      <w:ins w:id="1712" w:author="丧钟1420093349" w:date="2021-01-27T20:30:49Z">
        <w:r>
          <w:rPr/>
          <w:t>传染后</w:t>
        </w:r>
      </w:ins>
      <w:ins w:id="1713" w:author="丧钟1420093349" w:date="2021-01-27T20:32:30Z">
        <w:r>
          <w:rPr/>
          <w:t>在</w:t>
        </w:r>
      </w:ins>
      <w:ins w:id="1714" w:author="丧钟1420093349" w:date="2021-01-27T20:32:13Z">
        <w:r>
          <w:rPr/>
          <w:t>所有</w:t>
        </w:r>
      </w:ins>
      <w:ins w:id="1715" w:author="丧钟1420093349" w:date="2021-01-27T20:31:15Z">
        <w:r>
          <w:rPr/>
          <w:t>病毒携带</w:t>
        </w:r>
      </w:ins>
      <w:ins w:id="1716" w:author="丧钟1420093349" w:date="2021-01-27T20:31:16Z">
        <w:r>
          <w:rPr/>
          <w:t>者</w:t>
        </w:r>
      </w:ins>
      <w:ins w:id="1717" w:author="丧钟1420093349" w:date="2021-01-27T20:32:23Z">
        <w:r>
          <w:rPr/>
          <w:t>中</w:t>
        </w:r>
      </w:ins>
      <w:ins w:id="1718" w:author="丧钟1420093349" w:date="2021-01-27T20:32:24Z">
        <w:r>
          <w:rPr/>
          <w:t>有人</w:t>
        </w:r>
      </w:ins>
      <w:ins w:id="1719" w:author="丧钟1420093349" w:date="2021-01-27T20:31:20Z">
        <w:r>
          <w:rPr/>
          <w:t>被漏报</w:t>
        </w:r>
      </w:ins>
      <w:ins w:id="1720" w:author="丧钟1420093349" w:date="2021-01-27T20:31:21Z">
        <w:r>
          <w:rPr/>
          <w:t>的</w:t>
        </w:r>
      </w:ins>
      <w:ins w:id="1721" w:author="丧钟1420093349" w:date="2021-01-27T20:28:42Z">
        <w:r>
          <w:rPr/>
          <w:t>概率</w:t>
        </w:r>
      </w:ins>
      <w:ins w:id="1722" w:author="丧钟1420093349" w:date="2021-01-27T20:28:43Z">
        <w:r>
          <w:rPr/>
          <w:t>为</w:t>
        </w:r>
      </w:ins>
      <w:ins w:id="1723" w:author="丧钟1420093349" w:date="2021-01-27T20:28:57Z">
        <w:r>
          <w:rPr/>
          <w:t xml:space="preserve"> </w:t>
        </w:r>
      </w:ins>
      <w:ins w:id="1724" w:author="丧钟1420093349" w:date="2021-01-27T20:28:58Z">
        <w:r>
          <w:rPr/>
          <w:t>(1</w:t>
        </w:r>
      </w:ins>
      <w:ins w:id="1725" w:author="丧钟1420093349" w:date="2021-01-27T20:29:00Z">
        <w:r>
          <w:rPr/>
          <w:t>+</w:t>
        </w:r>
      </w:ins>
      <w:ins w:id="1726" w:author="丧钟1420093349" w:date="2021-01-27T20:29:01Z">
        <w:r>
          <w:rPr/>
          <w:t>2.</w:t>
        </w:r>
      </w:ins>
      <w:ins w:id="1727" w:author="丧钟1420093349" w:date="2021-01-27T20:29:02Z">
        <w:r>
          <w:rPr/>
          <w:t>399</w:t>
        </w:r>
      </w:ins>
      <w:ins w:id="1728" w:author="丧钟1420093349" w:date="2021-01-27T20:29:09Z">
        <w:r>
          <w:rPr/>
          <w:t>)</w:t>
        </w:r>
      </w:ins>
      <w:ins w:id="1729" w:author="丧钟1420093349" w:date="2021-01-27T20:29:12Z">
        <w:r>
          <w:rPr/>
          <w:t>/</w:t>
        </w:r>
      </w:ins>
      <w:ins w:id="1730" w:author="丧钟1420093349" w:date="2021-01-27T20:29:15Z">
        <w:r>
          <w:rPr/>
          <w:t>300</w:t>
        </w:r>
      </w:ins>
      <w:ins w:id="1731" w:author="丧钟1420093349" w:date="2021-01-27T20:30:59Z">
        <w:r>
          <w:rPr/>
          <w:t>*</w:t>
        </w:r>
      </w:ins>
      <w:ins w:id="1732" w:author="丧钟1420093349" w:date="2021-01-27T20:31:02Z">
        <w:r>
          <w:rPr>
            <w:rFonts w:hint="default"/>
          </w:rPr>
          <w:t>0.000512</w:t>
        </w:r>
      </w:ins>
      <w:ins w:id="1733" w:author="丧钟1420093349" w:date="2021-01-27T20:31:23Z">
        <w:r>
          <w:rPr>
            <w:rFonts w:hint="default"/>
          </w:rPr>
          <w:t xml:space="preserve"> = </w:t>
        </w:r>
      </w:ins>
      <w:ins w:id="1734" w:author="丧钟1420093349" w:date="2021-01-27T20:31:52Z">
        <w:r>
          <w:rPr>
            <w:rFonts w:hint="default"/>
            <w:lang w:eastAsia="zh-CN"/>
          </w:rPr>
          <w:t>5.80096e-06</w:t>
        </w:r>
      </w:ins>
      <w:ins w:id="1735" w:author="丧钟1420093349" w:date="2021-01-27T20:31:54Z">
        <w:r>
          <w:rPr>
            <w:rFonts w:hint="default"/>
            <w:lang w:eastAsia="zh-CN"/>
          </w:rPr>
          <w:t>，</w:t>
        </w:r>
      </w:ins>
      <w:ins w:id="1736" w:author="丧钟1420093349" w:date="2021-01-27T20:32:50Z">
        <w:r>
          <w:rPr>
            <w:rFonts w:hint="default"/>
            <w:lang w:eastAsia="zh-CN"/>
          </w:rPr>
          <w:t>这个</w:t>
        </w:r>
      </w:ins>
      <w:ins w:id="1737" w:author="丧钟1420093349" w:date="2021-01-27T20:32:53Z">
        <w:r>
          <w:rPr>
            <w:rFonts w:hint="default"/>
            <w:lang w:eastAsia="zh-CN"/>
          </w:rPr>
          <w:t>概率</w:t>
        </w:r>
      </w:ins>
      <w:ins w:id="1738" w:author="丧钟1420093349" w:date="2021-01-27T20:31:56Z">
        <w:r>
          <w:rPr>
            <w:rFonts w:hint="default"/>
            <w:lang w:eastAsia="zh-CN"/>
          </w:rPr>
          <w:t>非常低</w:t>
        </w:r>
      </w:ins>
      <w:ins w:id="1739" w:author="丧钟1420093349" w:date="2021-01-27T20:31:58Z">
        <w:r>
          <w:rPr>
            <w:rFonts w:hint="default"/>
            <w:lang w:eastAsia="zh-CN"/>
          </w:rPr>
          <w:t>几乎可以</w:t>
        </w:r>
      </w:ins>
      <w:ins w:id="1740" w:author="丧钟1420093349" w:date="2021-01-27T20:31:59Z">
        <w:r>
          <w:rPr>
            <w:rFonts w:hint="default"/>
            <w:lang w:eastAsia="zh-CN"/>
          </w:rPr>
          <w:t>忽略。</w:t>
        </w:r>
      </w:ins>
    </w:p>
    <w:p>
      <w:pPr>
        <w:widowControl w:val="0"/>
        <w:ind w:firstLine="567"/>
        <w:jc w:val="both"/>
        <w:rPr>
          <w:rFonts w:asciiTheme="minorEastAsia" w:hAnsiTheme="minorEastAsia" w:cstheme="minorEastAsia"/>
        </w:rPr>
      </w:pPr>
      <w:r>
        <w:rPr>
          <w:rFonts w:hint="eastAsia" w:asciiTheme="minorEastAsia" w:hAnsiTheme="minorEastAsia" w:cstheme="minorEastAsia"/>
        </w:rPr>
        <w:t>Pycom</w:t>
      </w:r>
      <w:ins w:id="1741" w:author="丧钟1420093349" w:date="2021-01-27T20:34:12Z">
        <w:r>
          <w:rPr>
            <w:rFonts w:hint="default" w:asciiTheme="minorEastAsia" w:hAnsiTheme="minorEastAsia" w:cstheme="minorEastAsia"/>
          </w:rPr>
          <w:t>设备</w:t>
        </w:r>
      </w:ins>
      <w:r>
        <w:rPr>
          <w:rFonts w:hint="eastAsia" w:asciiTheme="minorEastAsia" w:hAnsiTheme="minorEastAsia" w:cstheme="minorEastAsia"/>
        </w:rPr>
        <w:t>运行microPython。按每移动设备每两小时更换一次匿名信息计算，每个匿名为1</w:t>
      </w:r>
      <w:r>
        <w:rPr>
          <w:rFonts w:asciiTheme="minorEastAsia" w:hAnsiTheme="minorEastAsia" w:cstheme="minorEastAsia"/>
        </w:rPr>
        <w:t>6</w:t>
      </w:r>
      <w:r>
        <w:rPr>
          <w:rFonts w:hint="eastAsia" w:asciiTheme="minorEastAsia" w:hAnsiTheme="minorEastAsia" w:cstheme="minorEastAsia"/>
        </w:rPr>
        <w:t>个字符的字符串，大小约为6</w:t>
      </w:r>
      <w:r>
        <w:rPr>
          <w:rFonts w:asciiTheme="minorEastAsia" w:hAnsiTheme="minorEastAsia" w:cstheme="minorEastAsia"/>
        </w:rPr>
        <w:t xml:space="preserve">5 </w:t>
      </w:r>
      <w:r>
        <w:rPr>
          <w:rFonts w:hint="eastAsia" w:asciiTheme="minorEastAsia" w:hAnsiTheme="minorEastAsia" w:cstheme="minorEastAsia"/>
        </w:rPr>
        <w:t>bytes。每2</w:t>
      </w:r>
      <w:r>
        <w:rPr>
          <w:rFonts w:asciiTheme="minorEastAsia" w:hAnsiTheme="minorEastAsia" w:cstheme="minorEastAsia"/>
        </w:rPr>
        <w:t>1</w:t>
      </w:r>
      <w:r>
        <w:rPr>
          <w:rFonts w:hint="eastAsia" w:asciiTheme="minorEastAsia" w:hAnsiTheme="minorEastAsia" w:cstheme="minorEastAsia"/>
        </w:rPr>
        <w:t>天最多产生2</w:t>
      </w:r>
      <w:r>
        <w:rPr>
          <w:rFonts w:asciiTheme="minorEastAsia" w:hAnsiTheme="minorEastAsia" w:cstheme="minorEastAsia"/>
        </w:rPr>
        <w:t>52</w:t>
      </w:r>
      <w:r>
        <w:rPr>
          <w:rFonts w:hint="eastAsia" w:asciiTheme="minorEastAsia" w:hAnsiTheme="minorEastAsia" w:cstheme="minorEastAsia"/>
        </w:rPr>
        <w:t>个匿名信息，共计需要</w:t>
      </w:r>
      <w:r>
        <w:rPr>
          <w:rFonts w:asciiTheme="minorEastAsia" w:hAnsiTheme="minorEastAsia" w:cstheme="minorEastAsia"/>
        </w:rPr>
        <w:t xml:space="preserve">16380 </w:t>
      </w:r>
      <w:r>
        <w:rPr>
          <w:rFonts w:hint="eastAsia" w:asciiTheme="minorEastAsia" w:hAnsiTheme="minorEastAsia" w:cstheme="minorEastAsia"/>
        </w:rPr>
        <w:t>bytes的存储空间来保存，约</w:t>
      </w:r>
      <w:r>
        <w:rPr>
          <w:rFonts w:asciiTheme="minorEastAsia" w:hAnsiTheme="minorEastAsia" w:cstheme="minorEastAsia"/>
        </w:rPr>
        <w:t>16</w:t>
      </w:r>
      <w:r>
        <w:rPr>
          <w:rFonts w:hint="eastAsia" w:asciiTheme="minorEastAsia" w:hAnsiTheme="minorEastAsia" w:cstheme="minorEastAsia"/>
        </w:rPr>
        <w:t>KB。可见，该方案对移动设备所需要的存储空间和内存的要求很小，数据传输量也很小。因此，该方案的成本和消耗极低。</w:t>
      </w:r>
    </w:p>
    <w:p>
      <w:pPr>
        <w:widowControl w:val="0"/>
        <w:ind w:firstLine="567"/>
        <w:jc w:val="both"/>
        <w:rPr>
          <w:rFonts w:hint="eastAsia" w:asciiTheme="minorEastAsia" w:hAnsiTheme="minorEastAsia" w:cstheme="minorEastAsia"/>
          <w:b/>
          <w:color w:val="FF0000"/>
          <w:u w:val="single"/>
        </w:rPr>
      </w:pPr>
      <w:ins w:id="1742" w:author="丧钟1420093349" w:date="2021-01-27T20:34:50Z">
        <w:r>
          <w:rPr>
            <w:rFonts w:hint="default" w:asciiTheme="minorEastAsia" w:hAnsiTheme="minorEastAsia" w:cstheme="minorEastAsia"/>
            <w:b/>
            <w:color w:val="FF0000"/>
            <w:u w:val="single"/>
          </w:rPr>
          <w:t>在该</w:t>
        </w:r>
      </w:ins>
      <w:ins w:id="1743" w:author="丧钟1420093349" w:date="2021-01-27T20:34:51Z">
        <w:r>
          <w:rPr>
            <w:rFonts w:hint="default" w:asciiTheme="minorEastAsia" w:hAnsiTheme="minorEastAsia" w:cstheme="minorEastAsia"/>
            <w:b/>
            <w:color w:val="FF0000"/>
            <w:u w:val="single"/>
          </w:rPr>
          <w:t>项目</w:t>
        </w:r>
      </w:ins>
      <w:ins w:id="1744" w:author="丧钟1420093349" w:date="2021-01-27T20:34:53Z">
        <w:r>
          <w:rPr>
            <w:rFonts w:hint="default" w:asciiTheme="minorEastAsia" w:hAnsiTheme="minorEastAsia" w:cstheme="minorEastAsia"/>
            <w:b/>
            <w:color w:val="FF0000"/>
            <w:u w:val="single"/>
          </w:rPr>
          <w:t>中，</w:t>
        </w:r>
      </w:ins>
      <w:ins w:id="1745" w:author="丧钟1420093349" w:date="2021-01-27T20:34:55Z">
        <w:r>
          <w:rPr>
            <w:rFonts w:hint="default" w:asciiTheme="minorEastAsia" w:hAnsiTheme="minorEastAsia" w:cstheme="minorEastAsia"/>
            <w:b/>
            <w:color w:val="FF0000"/>
            <w:u w:val="single"/>
          </w:rPr>
          <w:t>以</w:t>
        </w:r>
      </w:ins>
      <w:ins w:id="1746" w:author="丧钟1420093349" w:date="2021-01-27T20:35:39Z">
        <w:r>
          <w:rPr>
            <w:rFonts w:hint="default" w:asciiTheme="minorEastAsia" w:hAnsiTheme="minorEastAsia" w:cstheme="minorEastAsia"/>
            <w:b/>
            <w:color w:val="FF0000"/>
            <w:u w:val="single"/>
          </w:rPr>
          <w:t>我们所用的</w:t>
        </w:r>
      </w:ins>
      <w:ins w:id="1747" w:author="丧钟1420093349" w:date="2021-01-27T20:34:57Z">
        <w:r>
          <w:rPr>
            <w:rFonts w:hint="default" w:asciiTheme="minorEastAsia" w:hAnsiTheme="minorEastAsia" w:cstheme="minorEastAsia"/>
            <w:b/>
            <w:color w:val="FF0000"/>
            <w:u w:val="single"/>
          </w:rPr>
          <w:t>Pycom</w:t>
        </w:r>
      </w:ins>
      <w:ins w:id="1748" w:author="丧钟1420093349" w:date="2021-01-27T20:34:58Z">
        <w:r>
          <w:rPr>
            <w:rFonts w:hint="default" w:asciiTheme="minorEastAsia" w:hAnsiTheme="minorEastAsia" w:cstheme="minorEastAsia"/>
            <w:b/>
            <w:color w:val="FF0000"/>
            <w:u w:val="single"/>
          </w:rPr>
          <w:t>的</w:t>
        </w:r>
      </w:ins>
      <w:ins w:id="1749" w:author="丧钟1420093349" w:date="2021-01-27T20:34:30Z">
        <w:r>
          <w:rPr>
            <w:rFonts w:hint="default" w:asciiTheme="minorEastAsia" w:hAnsiTheme="minorEastAsia" w:cstheme="minorEastAsia"/>
            <w:b/>
            <w:color w:val="FF0000"/>
            <w:u w:val="single"/>
          </w:rPr>
          <w:t>设备</w:t>
        </w:r>
      </w:ins>
      <w:ins w:id="1750" w:author="丧钟1420093349" w:date="2021-01-27T20:35:00Z">
        <w:r>
          <w:rPr>
            <w:rFonts w:hint="default" w:asciiTheme="minorEastAsia" w:hAnsiTheme="minorEastAsia" w:cstheme="minorEastAsia"/>
            <w:b/>
            <w:color w:val="FF0000"/>
            <w:u w:val="single"/>
          </w:rPr>
          <w:t>为例</w:t>
        </w:r>
      </w:ins>
      <w:ins w:id="1751" w:author="丧钟1420093349" w:date="2021-01-27T20:35:01Z">
        <w:r>
          <w:rPr>
            <w:rFonts w:hint="default" w:asciiTheme="minorEastAsia" w:hAnsiTheme="minorEastAsia" w:cstheme="minorEastAsia"/>
            <w:b/>
            <w:color w:val="FF0000"/>
            <w:u w:val="single"/>
          </w:rPr>
          <w:t>，</w:t>
        </w:r>
      </w:ins>
      <w:ins w:id="1752" w:author="丧钟1420093349" w:date="2021-01-27T20:35:08Z">
        <w:r>
          <w:rPr>
            <w:rFonts w:hint="default" w:asciiTheme="minorEastAsia" w:hAnsiTheme="minorEastAsia" w:cstheme="minorEastAsia"/>
            <w:b/>
            <w:color w:val="FF0000"/>
            <w:u w:val="single"/>
          </w:rPr>
          <w:t>作为</w:t>
        </w:r>
      </w:ins>
      <w:ins w:id="1753" w:author="丧钟1420093349" w:date="2021-01-27T20:35:09Z">
        <w:r>
          <w:rPr>
            <w:rFonts w:hint="default" w:asciiTheme="minorEastAsia" w:hAnsiTheme="minorEastAsia" w:cstheme="minorEastAsia"/>
            <w:b/>
            <w:color w:val="FF0000"/>
            <w:u w:val="single"/>
          </w:rPr>
          <w:t>移动设备</w:t>
        </w:r>
      </w:ins>
      <w:ins w:id="1754" w:author="丧钟1420093349" w:date="2021-01-27T20:35:02Z">
        <w:r>
          <w:rPr>
            <w:rFonts w:hint="default" w:asciiTheme="minorEastAsia" w:hAnsiTheme="minorEastAsia" w:cstheme="minorEastAsia"/>
            <w:b/>
            <w:color w:val="FF0000"/>
            <w:u w:val="single"/>
          </w:rPr>
          <w:t>它</w:t>
        </w:r>
      </w:ins>
      <w:ins w:id="1755" w:author="丧钟1420093349" w:date="2021-01-27T20:34:30Z">
        <w:r>
          <w:rPr>
            <w:rFonts w:hint="default" w:asciiTheme="minorEastAsia" w:hAnsiTheme="minorEastAsia" w:cstheme="minorEastAsia"/>
            <w:b/>
            <w:color w:val="FF0000"/>
            <w:u w:val="single"/>
          </w:rPr>
          <w:t>的</w:t>
        </w:r>
      </w:ins>
      <w:r>
        <w:rPr>
          <w:rFonts w:hint="eastAsia" w:asciiTheme="minorEastAsia" w:hAnsiTheme="minorEastAsia" w:cstheme="minorEastAsia"/>
          <w:b/>
          <w:color w:val="FF0000"/>
          <w:u w:val="single"/>
        </w:rPr>
        <w:t>电池寿命</w:t>
      </w:r>
      <w:del w:id="1756" w:author="丧钟1420093349" w:date="2021-01-27T20:34:33Z">
        <w:r>
          <w:rPr>
            <w:rFonts w:hint="eastAsia" w:asciiTheme="minorEastAsia" w:hAnsiTheme="minorEastAsia" w:cstheme="minorEastAsia"/>
            <w:b/>
            <w:color w:val="FF0000"/>
            <w:u w:val="single"/>
            <w:lang w:val="en-US"/>
          </w:rPr>
          <w:delText>……</w:delText>
        </w:r>
      </w:del>
      <w:ins w:id="1757" w:author="丧钟1420093349" w:date="2021-01-27T20:34:34Z">
        <w:r>
          <w:rPr>
            <w:rFonts w:hint="default" w:asciiTheme="minorEastAsia" w:hAnsiTheme="minorEastAsia" w:cstheme="minorEastAsia"/>
            <w:b/>
            <w:color w:val="FF0000"/>
            <w:u w:val="single"/>
          </w:rPr>
          <w:t>很长</w:t>
        </w:r>
      </w:ins>
      <w:r>
        <w:rPr>
          <w:rFonts w:hint="eastAsia" w:asciiTheme="minorEastAsia" w:hAnsiTheme="minorEastAsia" w:cstheme="minorEastAsia"/>
          <w:b/>
          <w:color w:val="FF0000"/>
          <w:u w:val="single"/>
        </w:rPr>
        <w:t>，一次充电</w:t>
      </w:r>
      <w:ins w:id="1758" w:author="丧钟1420093349" w:date="2021-01-27T20:34:37Z">
        <w:r>
          <w:rPr>
            <w:rFonts w:hint="default" w:asciiTheme="minorEastAsia" w:hAnsiTheme="minorEastAsia" w:cstheme="minorEastAsia"/>
            <w:b/>
            <w:color w:val="FF0000"/>
            <w:u w:val="single"/>
          </w:rPr>
          <w:t>2000</w:t>
        </w:r>
      </w:ins>
      <w:del w:id="1759" w:author="丧钟1420093349" w:date="2021-01-27T20:34:37Z">
        <w:r>
          <w:rPr>
            <w:rFonts w:hint="eastAsia" w:asciiTheme="minorEastAsia" w:hAnsiTheme="minorEastAsia" w:cstheme="minorEastAsia"/>
            <w:b/>
            <w:color w:val="FF0000"/>
            <w:u w:val="single"/>
          </w:rPr>
          <w:delText>*</w:delText>
        </w:r>
      </w:del>
      <w:del w:id="1760" w:author="丧钟1420093349" w:date="2021-01-27T20:34:37Z">
        <w:r>
          <w:rPr>
            <w:rFonts w:asciiTheme="minorEastAsia" w:hAnsiTheme="minorEastAsia" w:cstheme="minorEastAsia"/>
            <w:b/>
            <w:color w:val="FF0000"/>
            <w:u w:val="single"/>
          </w:rPr>
          <w:delText>*</w:delText>
        </w:r>
      </w:del>
      <w:del w:id="1761" w:author="丧钟1420093349" w:date="2021-01-27T20:34:36Z">
        <w:r>
          <w:rPr>
            <w:rFonts w:asciiTheme="minorEastAsia" w:hAnsiTheme="minorEastAsia" w:cstheme="minorEastAsia"/>
            <w:b/>
            <w:color w:val="FF0000"/>
            <w:u w:val="single"/>
          </w:rPr>
          <w:delText>*</w:delText>
        </w:r>
      </w:del>
      <w:r>
        <w:rPr>
          <w:rFonts w:hint="eastAsia" w:asciiTheme="minorEastAsia" w:hAnsiTheme="minorEastAsia" w:cstheme="minorEastAsia"/>
          <w:b/>
          <w:color w:val="FF0000"/>
          <w:u w:val="single"/>
        </w:rPr>
        <w:t>mA</w:t>
      </w:r>
      <w:r>
        <w:rPr>
          <w:rFonts w:asciiTheme="minorEastAsia" w:hAnsiTheme="minorEastAsia" w:cstheme="minorEastAsia"/>
          <w:b/>
          <w:color w:val="FF0000"/>
          <w:u w:val="single"/>
        </w:rPr>
        <w:t>h</w:t>
      </w:r>
      <w:r>
        <w:rPr>
          <w:rFonts w:hint="eastAsia" w:asciiTheme="minorEastAsia" w:hAnsiTheme="minorEastAsia" w:cstheme="minorEastAsia"/>
          <w:b/>
          <w:color w:val="FF0000"/>
          <w:u w:val="single"/>
        </w:rPr>
        <w:t>可正常工作</w:t>
      </w:r>
      <w:ins w:id="1762" w:author="丧钟1420093349" w:date="2021-01-27T20:35:21Z">
        <w:r>
          <w:rPr>
            <w:rFonts w:hint="default" w:asciiTheme="minorEastAsia" w:hAnsiTheme="minorEastAsia" w:cstheme="minorEastAsia"/>
            <w:b/>
            <w:color w:val="FF0000"/>
            <w:u w:val="single"/>
          </w:rPr>
          <w:t>约</w:t>
        </w:r>
      </w:ins>
      <w:ins w:id="1763" w:author="丧钟1420093349" w:date="2021-01-27T20:35:23Z">
        <w:r>
          <w:rPr>
            <w:rFonts w:hint="default" w:asciiTheme="minorEastAsia" w:hAnsiTheme="minorEastAsia" w:cstheme="minorEastAsia"/>
            <w:b/>
            <w:color w:val="FF0000"/>
            <w:u w:val="single"/>
          </w:rPr>
          <w:t>34</w:t>
        </w:r>
      </w:ins>
      <w:ins w:id="1764" w:author="丧钟1420093349" w:date="2021-01-27T20:35:26Z">
        <w:r>
          <w:rPr>
            <w:rFonts w:hint="default" w:asciiTheme="minorEastAsia" w:hAnsiTheme="minorEastAsia" w:cstheme="minorEastAsia"/>
            <w:b/>
            <w:color w:val="FF0000"/>
            <w:u w:val="single"/>
          </w:rPr>
          <w:t>天。</w:t>
        </w:r>
      </w:ins>
      <w:del w:id="1765" w:author="丧钟1420093349" w:date="2021-01-27T20:35:13Z">
        <w:r>
          <w:rPr>
            <w:rFonts w:hint="eastAsia" w:asciiTheme="minorEastAsia" w:hAnsiTheme="minorEastAsia" w:cstheme="minorEastAsia"/>
            <w:b/>
            <w:color w:val="FF0000"/>
            <w:u w:val="single"/>
          </w:rPr>
          <w:delText>……</w:delText>
        </w:r>
      </w:del>
    </w:p>
    <w:p>
      <w:pPr>
        <w:widowControl w:val="0"/>
        <w:ind w:firstLine="567"/>
        <w:jc w:val="both"/>
        <w:rPr>
          <w:rFonts w:asciiTheme="minorEastAsia" w:hAnsiTheme="minorEastAsia" w:cstheme="minorEastAsia"/>
        </w:rPr>
      </w:pPr>
    </w:p>
    <w:p>
      <w:pPr>
        <w:pStyle w:val="15"/>
        <w:numPr>
          <w:ilvl w:val="0"/>
          <w:numId w:val="2"/>
        </w:numPr>
        <w:rPr>
          <w:sz w:val="40"/>
          <w:szCs w:val="40"/>
        </w:rPr>
      </w:pPr>
      <w:r>
        <w:rPr>
          <w:rFonts w:hint="eastAsia"/>
          <w:sz w:val="40"/>
          <w:szCs w:val="40"/>
        </w:rPr>
        <w:t>CONCLUSIONS</w:t>
      </w:r>
    </w:p>
    <w:p>
      <w:pPr>
        <w:widowControl w:val="0"/>
        <w:ind w:firstLine="567"/>
        <w:jc w:val="both"/>
        <w:rPr>
          <w:rFonts w:hint="eastAsia" w:asciiTheme="minorEastAsia" w:hAnsiTheme="minorEastAsia" w:cstheme="minorEastAsia"/>
        </w:rPr>
      </w:pPr>
      <w:r>
        <w:rPr>
          <w:rFonts w:hint="eastAsia" w:asciiTheme="minorEastAsia" w:hAnsiTheme="minorEastAsia" w:cstheme="minorEastAsia"/>
        </w:rPr>
        <w:t>本文提出了一种基于LPWAN和区块链的密切接触者追踪的解决方案，具有低功耗、低成本、便携、易于普及、可靠性高、安全性好、可追溯性强等特点。我们将密切接触者追踪程序从智能手机中分离出来，参考新加坡政府推行的TraceTogether使用单独的物理设备。我们用当下比较流行的LoRa信号代替蓝牙信号，降低了成本、减少了消耗，不再需要用户时刻保证手机蓝牙处于活跃状态导致频繁充电，为终端用户在最大程度上提供了方便。而且，我们使用了去中心化的区块链方法，很大程度上降低了单点故障和不法分子篡改信息的风险。用户的公共场所活动轨迹最终会被上传至区块链中，由于用户的踪迹记录是匿名的，匿名与</w:t>
      </w:r>
      <w:r>
        <w:rPr>
          <w:rFonts w:asciiTheme="minorEastAsia" w:hAnsiTheme="minorEastAsia" w:cstheme="minorEastAsia"/>
          <w:b/>
          <w:color w:val="ED7D31" w:themeColor="accent2"/>
          <w:u w:val="single"/>
          <w14:textFill>
            <w14:solidFill>
              <w14:schemeClr w14:val="accent2"/>
            </w14:solidFill>
          </w14:textFill>
        </w:rPr>
        <w:t>Personally Identifiable Information (PII)</w:t>
      </w:r>
      <w:r>
        <w:rPr>
          <w:rFonts w:asciiTheme="minorEastAsia" w:hAnsiTheme="minorEastAsia" w:cstheme="minorEastAsia"/>
          <w:color w:val="ED7D31" w:themeColor="accent2"/>
          <w14:textFill>
            <w14:solidFill>
              <w14:schemeClr w14:val="accent2"/>
            </w14:solidFill>
          </w14:textFill>
        </w:rPr>
        <w:t xml:space="preserve"> </w:t>
      </w:r>
      <w:r>
        <w:rPr>
          <w:rFonts w:hint="eastAsia" w:asciiTheme="minorEastAsia" w:hAnsiTheme="minorEastAsia" w:cstheme="minorEastAsia"/>
        </w:rPr>
        <w:t>的对应只能在用户的移动设备中查到，无法被其他人得知，因此隐私保护性很强。而且，区块链可以是公开的，可以为解决纠纷或在某些法律问题上提供证据。</w:t>
      </w:r>
      <w:ins w:id="1766" w:author="丧钟1420093349" w:date="2021-01-27T19:48:28Z">
        <w:r>
          <w:rPr>
            <w:rFonts w:hint="default" w:asciiTheme="minorEastAsia" w:hAnsiTheme="minorEastAsia" w:cstheme="minorEastAsia"/>
          </w:rPr>
          <w:t>根据</w:t>
        </w:r>
      </w:ins>
      <w:ins w:id="1767" w:author="丧钟1420093349" w:date="2021-01-27T19:48:30Z">
        <w:r>
          <w:rPr>
            <w:rFonts w:hint="default" w:asciiTheme="minorEastAsia" w:hAnsiTheme="minorEastAsia" w:cstheme="minorEastAsia"/>
          </w:rPr>
          <w:t>我们的</w:t>
        </w:r>
      </w:ins>
      <w:ins w:id="1768" w:author="丧钟1420093349" w:date="2021-01-27T19:48:35Z">
        <w:r>
          <w:rPr>
            <w:rFonts w:hint="default" w:asciiTheme="minorEastAsia" w:hAnsiTheme="minorEastAsia" w:cstheme="minorEastAsia"/>
          </w:rPr>
          <w:t>实验结果可知，</w:t>
        </w:r>
      </w:ins>
      <w:ins w:id="1769" w:author="丧钟1420093349" w:date="2021-01-27T19:48:55Z">
        <w:r>
          <w:rPr>
            <w:rFonts w:hint="default" w:asciiTheme="minorEastAsia" w:hAnsiTheme="minorEastAsia" w:cstheme="minorEastAsia"/>
          </w:rPr>
          <w:t>我们的</w:t>
        </w:r>
      </w:ins>
      <w:ins w:id="1770" w:author="丧钟1420093349" w:date="2021-01-27T19:48:58Z">
        <w:r>
          <w:rPr>
            <w:rFonts w:hint="default" w:asciiTheme="minorEastAsia" w:hAnsiTheme="minorEastAsia" w:cstheme="minorEastAsia"/>
          </w:rPr>
          <w:t>疫情追踪</w:t>
        </w:r>
      </w:ins>
      <w:ins w:id="1771" w:author="丧钟1420093349" w:date="2021-01-27T19:49:00Z">
        <w:r>
          <w:rPr>
            <w:rFonts w:hint="default" w:asciiTheme="minorEastAsia" w:hAnsiTheme="minorEastAsia" w:cstheme="minorEastAsia"/>
          </w:rPr>
          <w:t>系统</w:t>
        </w:r>
      </w:ins>
      <w:ins w:id="1772" w:author="丧钟1420093349" w:date="2021-01-27T19:49:08Z">
        <w:r>
          <w:rPr>
            <w:rFonts w:hint="default" w:asciiTheme="minorEastAsia" w:hAnsiTheme="minorEastAsia" w:cstheme="minorEastAsia"/>
          </w:rPr>
          <w:t>在</w:t>
        </w:r>
      </w:ins>
      <w:ins w:id="1773" w:author="丧钟1420093349" w:date="2021-01-27T19:50:42Z">
        <w:r>
          <w:rPr>
            <w:rFonts w:hint="default" w:asciiTheme="minorEastAsia" w:hAnsiTheme="minorEastAsia" w:cstheme="minorEastAsia"/>
          </w:rPr>
          <w:t>更</w:t>
        </w:r>
      </w:ins>
      <w:ins w:id="1774" w:author="丧钟1420093349" w:date="2021-01-27T19:49:22Z">
        <w:r>
          <w:rPr>
            <w:rFonts w:hint="default" w:asciiTheme="minorEastAsia" w:hAnsiTheme="minorEastAsia" w:cstheme="minorEastAsia"/>
          </w:rPr>
          <w:t>空旷的室内</w:t>
        </w:r>
      </w:ins>
      <w:ins w:id="1775" w:author="丧钟1420093349" w:date="2021-01-27T19:49:25Z">
        <w:r>
          <w:rPr>
            <w:rFonts w:hint="default" w:asciiTheme="minorEastAsia" w:hAnsiTheme="minorEastAsia" w:cstheme="minorEastAsia"/>
          </w:rPr>
          <w:t>工作的更好</w:t>
        </w:r>
      </w:ins>
      <w:ins w:id="1776" w:author="丧钟1420093349" w:date="2021-01-27T19:49:26Z">
        <w:r>
          <w:rPr>
            <w:rFonts w:hint="default" w:asciiTheme="minorEastAsia" w:hAnsiTheme="minorEastAsia" w:cstheme="minorEastAsia"/>
          </w:rPr>
          <w:t>，</w:t>
        </w:r>
      </w:ins>
      <w:ins w:id="1777" w:author="丧钟1420093349" w:date="2021-01-27T19:49:36Z">
        <w:r>
          <w:rPr>
            <w:rFonts w:hint="default" w:asciiTheme="minorEastAsia" w:hAnsiTheme="minorEastAsia" w:cstheme="minorEastAsia"/>
          </w:rPr>
          <w:t>并且</w:t>
        </w:r>
      </w:ins>
      <w:ins w:id="1778" w:author="丧钟1420093349" w:date="2021-01-27T19:49:37Z">
        <w:r>
          <w:rPr>
            <w:rFonts w:hint="default" w:asciiTheme="minorEastAsia" w:hAnsiTheme="minorEastAsia" w:cstheme="minorEastAsia"/>
          </w:rPr>
          <w:t>，</w:t>
        </w:r>
      </w:ins>
      <w:ins w:id="1779" w:author="丧钟1420093349" w:date="2021-01-27T19:49:41Z">
        <w:r>
          <w:rPr>
            <w:rFonts w:hint="default" w:asciiTheme="minorEastAsia" w:hAnsiTheme="minorEastAsia" w:cstheme="minorEastAsia"/>
          </w:rPr>
          <w:t>建筑物内</w:t>
        </w:r>
      </w:ins>
      <w:ins w:id="1780" w:author="丧钟1420093349" w:date="2021-01-27T19:49:57Z">
        <w:r>
          <w:rPr>
            <w:rFonts w:hint="default" w:asciiTheme="minorEastAsia" w:hAnsiTheme="minorEastAsia" w:cstheme="minorEastAsia"/>
          </w:rPr>
          <w:t>同时</w:t>
        </w:r>
      </w:ins>
      <w:ins w:id="1781" w:author="丧钟1420093349" w:date="2021-01-27T19:49:58Z">
        <w:r>
          <w:rPr>
            <w:rFonts w:hint="default" w:asciiTheme="minorEastAsia" w:hAnsiTheme="minorEastAsia" w:cstheme="minorEastAsia"/>
          </w:rPr>
          <w:t>在场</w:t>
        </w:r>
      </w:ins>
      <w:ins w:id="1782" w:author="丧钟1420093349" w:date="2021-01-27T19:49:59Z">
        <w:r>
          <w:rPr>
            <w:rFonts w:hint="default" w:asciiTheme="minorEastAsia" w:hAnsiTheme="minorEastAsia" w:cstheme="minorEastAsia"/>
          </w:rPr>
          <w:t>的</w:t>
        </w:r>
      </w:ins>
      <w:ins w:id="1783" w:author="丧钟1420093349" w:date="2021-01-27T19:49:42Z">
        <w:r>
          <w:rPr>
            <w:rFonts w:hint="default" w:asciiTheme="minorEastAsia" w:hAnsiTheme="minorEastAsia" w:cstheme="minorEastAsia"/>
          </w:rPr>
          <w:t>人数</w:t>
        </w:r>
      </w:ins>
      <w:ins w:id="1784" w:author="丧钟1420093349" w:date="2021-01-27T19:54:10Z">
        <w:r>
          <w:rPr>
            <w:rFonts w:hint="default" w:asciiTheme="minorEastAsia" w:hAnsiTheme="minorEastAsia" w:cstheme="minorEastAsia"/>
          </w:rPr>
          <w:t>越少</w:t>
        </w:r>
      </w:ins>
      <w:ins w:id="1785" w:author="丧钟1420093349" w:date="2021-01-27T19:54:14Z">
        <w:r>
          <w:rPr>
            <w:rFonts w:hint="default" w:asciiTheme="minorEastAsia" w:hAnsiTheme="minorEastAsia" w:cstheme="minorEastAsia"/>
          </w:rPr>
          <w:t>丢包率</w:t>
        </w:r>
      </w:ins>
      <w:ins w:id="1786" w:author="丧钟1420093349" w:date="2021-01-27T19:54:18Z">
        <w:r>
          <w:rPr>
            <w:rFonts w:hint="default" w:asciiTheme="minorEastAsia" w:hAnsiTheme="minorEastAsia" w:cstheme="minorEastAsia"/>
          </w:rPr>
          <w:t>越低</w:t>
        </w:r>
      </w:ins>
      <w:ins w:id="1787" w:author="丧钟1420093349" w:date="2021-01-27T19:54:31Z">
        <w:r>
          <w:rPr>
            <w:rFonts w:hint="default" w:asciiTheme="minorEastAsia" w:hAnsiTheme="minorEastAsia" w:cstheme="minorEastAsia"/>
          </w:rPr>
          <w:t>、</w:t>
        </w:r>
      </w:ins>
      <w:ins w:id="1788" w:author="丧钟1420093349" w:date="2021-01-27T19:54:38Z">
        <w:r>
          <w:rPr>
            <w:rFonts w:hint="default" w:asciiTheme="minorEastAsia" w:hAnsiTheme="minorEastAsia" w:cstheme="minorEastAsia"/>
          </w:rPr>
          <w:t>漏报率</w:t>
        </w:r>
      </w:ins>
      <w:ins w:id="1789" w:author="丧钟1420093349" w:date="2021-01-27T19:54:39Z">
        <w:r>
          <w:rPr>
            <w:rFonts w:hint="default" w:asciiTheme="minorEastAsia" w:hAnsiTheme="minorEastAsia" w:cstheme="minorEastAsia"/>
          </w:rPr>
          <w:t>越低</w:t>
        </w:r>
      </w:ins>
      <w:ins w:id="1790" w:author="丧钟1420093349" w:date="2021-01-27T20:05:23Z">
        <w:r>
          <w:rPr>
            <w:rFonts w:hint="default" w:asciiTheme="minorEastAsia" w:hAnsiTheme="minorEastAsia" w:cstheme="minorEastAsia"/>
          </w:rPr>
          <w:t>。</w:t>
        </w:r>
      </w:ins>
      <w:ins w:id="1791" w:author="丧钟1420093349" w:date="2021-01-27T20:05:25Z">
        <w:r>
          <w:rPr>
            <w:rFonts w:hint="default" w:asciiTheme="minorEastAsia" w:hAnsiTheme="minorEastAsia" w:cstheme="minorEastAsia"/>
          </w:rPr>
          <w:t>假设</w:t>
        </w:r>
      </w:ins>
      <w:ins w:id="1792" w:author="丧钟1420093349" w:date="2021-01-27T20:05:38Z">
        <w:r>
          <w:rPr>
            <w:rFonts w:hint="default" w:asciiTheme="minorEastAsia" w:hAnsiTheme="minorEastAsia" w:cstheme="minorEastAsia"/>
          </w:rPr>
          <w:t>每个</w:t>
        </w:r>
      </w:ins>
      <w:ins w:id="1793" w:author="丧钟1420093349" w:date="2021-01-27T20:05:28Z">
        <w:r>
          <w:rPr>
            <w:rFonts w:hint="default" w:asciiTheme="minorEastAsia" w:hAnsiTheme="minorEastAsia" w:cstheme="minorEastAsia"/>
          </w:rPr>
          <w:t>人</w:t>
        </w:r>
      </w:ins>
      <w:ins w:id="1794" w:author="丧钟1420093349" w:date="2021-01-27T20:05:29Z">
        <w:r>
          <w:rPr>
            <w:rFonts w:hint="default" w:asciiTheme="minorEastAsia" w:hAnsiTheme="minorEastAsia" w:cstheme="minorEastAsia"/>
          </w:rPr>
          <w:t>在</w:t>
        </w:r>
      </w:ins>
      <w:ins w:id="1795" w:author="丧钟1420093349" w:date="2021-01-27T20:05:30Z">
        <w:r>
          <w:rPr>
            <w:rFonts w:hint="default" w:asciiTheme="minorEastAsia" w:hAnsiTheme="minorEastAsia" w:cstheme="minorEastAsia"/>
          </w:rPr>
          <w:t>建筑物</w:t>
        </w:r>
      </w:ins>
      <w:ins w:id="1796" w:author="丧钟1420093349" w:date="2021-01-27T20:05:31Z">
        <w:r>
          <w:rPr>
            <w:rFonts w:hint="default" w:asciiTheme="minorEastAsia" w:hAnsiTheme="minorEastAsia" w:cstheme="minorEastAsia"/>
          </w:rPr>
          <w:t>内</w:t>
        </w:r>
      </w:ins>
      <w:ins w:id="1797" w:author="丧钟1420093349" w:date="2021-01-27T20:05:35Z">
        <w:r>
          <w:rPr>
            <w:rFonts w:hint="default" w:asciiTheme="minorEastAsia" w:hAnsiTheme="minorEastAsia" w:cstheme="minorEastAsia"/>
          </w:rPr>
          <w:t>停留</w:t>
        </w:r>
      </w:ins>
      <w:ins w:id="1798" w:author="丧钟1420093349" w:date="2021-01-27T20:05:40Z">
        <w:r>
          <w:rPr>
            <w:rFonts w:hint="default" w:asciiTheme="minorEastAsia" w:hAnsiTheme="minorEastAsia" w:cstheme="minorEastAsia"/>
          </w:rPr>
          <w:t>30</w:t>
        </w:r>
      </w:ins>
      <w:ins w:id="1799" w:author="丧钟1420093349" w:date="2021-01-27T20:05:41Z">
        <w:r>
          <w:rPr>
            <w:rFonts w:hint="default" w:asciiTheme="minorEastAsia" w:hAnsiTheme="minorEastAsia" w:cstheme="minorEastAsia"/>
          </w:rPr>
          <w:t>分钟</w:t>
        </w:r>
      </w:ins>
      <w:ins w:id="1800" w:author="丧钟1420093349" w:date="2021-01-27T20:05:45Z">
        <w:r>
          <w:rPr>
            <w:rFonts w:hint="default" w:asciiTheme="minorEastAsia" w:hAnsiTheme="minorEastAsia" w:cstheme="minorEastAsia"/>
          </w:rPr>
          <w:t>、</w:t>
        </w:r>
      </w:ins>
      <w:ins w:id="1801" w:author="丧钟1420093349" w:date="2021-01-27T20:05:47Z">
        <w:r>
          <w:rPr>
            <w:rFonts w:hint="default" w:asciiTheme="minorEastAsia" w:hAnsiTheme="minorEastAsia" w:cstheme="minorEastAsia"/>
          </w:rPr>
          <w:t>并且</w:t>
        </w:r>
      </w:ins>
      <w:ins w:id="1802" w:author="丧钟1420093349" w:date="2021-01-27T20:06:37Z">
        <w:r>
          <w:rPr>
            <w:rFonts w:hint="default" w:asciiTheme="minorEastAsia" w:hAnsiTheme="minorEastAsia" w:cstheme="minorEastAsia"/>
          </w:rPr>
          <w:t>建筑物内</w:t>
        </w:r>
      </w:ins>
      <w:ins w:id="1803" w:author="丧钟1420093349" w:date="2021-01-27T20:05:02Z">
        <w:r>
          <w:rPr>
            <w:rFonts w:hint="default" w:asciiTheme="minorEastAsia" w:hAnsiTheme="minorEastAsia" w:cstheme="minorEastAsia"/>
          </w:rPr>
          <w:t>人数</w:t>
        </w:r>
      </w:ins>
      <w:ins w:id="1804" w:author="丧钟1420093349" w:date="2021-01-27T20:05:05Z">
        <w:r>
          <w:rPr>
            <w:rFonts w:hint="default" w:asciiTheme="minorEastAsia" w:hAnsiTheme="minorEastAsia" w:cstheme="minorEastAsia"/>
          </w:rPr>
          <w:t>少于3</w:t>
        </w:r>
      </w:ins>
      <w:ins w:id="1805" w:author="丧钟1420093349" w:date="2021-01-27T20:05:06Z">
        <w:r>
          <w:rPr>
            <w:rFonts w:hint="default" w:asciiTheme="minorEastAsia" w:hAnsiTheme="minorEastAsia" w:cstheme="minorEastAsia"/>
          </w:rPr>
          <w:t>00</w:t>
        </w:r>
      </w:ins>
      <w:ins w:id="1806" w:author="丧钟1420093349" w:date="2021-01-27T20:05:08Z">
        <w:r>
          <w:rPr>
            <w:rFonts w:hint="default" w:asciiTheme="minorEastAsia" w:hAnsiTheme="minorEastAsia" w:cstheme="minorEastAsia"/>
          </w:rPr>
          <w:t>时，</w:t>
        </w:r>
      </w:ins>
      <w:ins w:id="1807" w:author="丧钟1420093349" w:date="2021-01-27T20:05:11Z">
        <w:r>
          <w:rPr>
            <w:rFonts w:hint="default" w:asciiTheme="minorEastAsia" w:hAnsiTheme="minorEastAsia" w:cstheme="minorEastAsia"/>
          </w:rPr>
          <w:t>漏报率</w:t>
        </w:r>
      </w:ins>
      <w:ins w:id="1808" w:author="丧钟1420093349" w:date="2021-01-27T20:05:12Z">
        <w:r>
          <w:rPr>
            <w:rFonts w:hint="default" w:asciiTheme="minorEastAsia" w:hAnsiTheme="minorEastAsia" w:cstheme="minorEastAsia"/>
          </w:rPr>
          <w:t>低于</w:t>
        </w:r>
      </w:ins>
      <w:ins w:id="1809" w:author="丧钟1420093349" w:date="2021-01-27T20:12:52Z">
        <w:r>
          <w:rPr>
            <w:rFonts w:hint="default" w:asciiTheme="minorEastAsia" w:hAnsiTheme="minorEastAsia" w:cstheme="minorEastAsia"/>
          </w:rPr>
          <w:t>0</w:t>
        </w:r>
      </w:ins>
      <w:ins w:id="1810" w:author="丧钟1420093349" w:date="2021-01-27T20:12:53Z">
        <w:r>
          <w:rPr>
            <w:rFonts w:hint="default" w:asciiTheme="minorEastAsia" w:hAnsiTheme="minorEastAsia" w:cstheme="minorEastAsia"/>
          </w:rPr>
          <w:t>.</w:t>
        </w:r>
      </w:ins>
      <w:ins w:id="1811" w:author="丧钟1420093349" w:date="2021-01-27T20:13:07Z">
        <w:r>
          <w:rPr>
            <w:rFonts w:hint="default" w:asciiTheme="minorEastAsia" w:hAnsiTheme="minorEastAsia" w:cstheme="minorEastAsia"/>
          </w:rPr>
          <w:t>06</w:t>
        </w:r>
      </w:ins>
      <w:ins w:id="1812" w:author="丧钟1420093349" w:date="2021-01-27T20:13:12Z">
        <w:r>
          <w:rPr>
            <w:rFonts w:hint="default" w:asciiTheme="minorEastAsia" w:hAnsiTheme="minorEastAsia" w:cstheme="minorEastAsia"/>
          </w:rPr>
          <w:t>%</w:t>
        </w:r>
      </w:ins>
      <w:ins w:id="1813" w:author="丧钟1420093349" w:date="2021-01-27T19:50:29Z">
        <w:r>
          <w:rPr>
            <w:rFonts w:hint="default" w:asciiTheme="minorEastAsia" w:hAnsiTheme="minorEastAsia" w:cstheme="minorEastAsia"/>
          </w:rPr>
          <w:t>。</w:t>
        </w:r>
      </w:ins>
      <w:ins w:id="1814" w:author="丧钟1420093349" w:date="2021-01-27T20:20:26Z">
        <w:r>
          <w:rPr>
            <w:rFonts w:hint="default" w:asciiTheme="minorEastAsia" w:hAnsiTheme="minorEastAsia" w:cstheme="minorEastAsia"/>
          </w:rPr>
          <w:t>并且</w:t>
        </w:r>
      </w:ins>
      <w:ins w:id="1815" w:author="丧钟1420093349" w:date="2021-01-27T20:20:29Z">
        <w:r>
          <w:rPr>
            <w:rFonts w:hint="default" w:asciiTheme="minorEastAsia" w:hAnsiTheme="minorEastAsia" w:cstheme="minorEastAsia"/>
          </w:rPr>
          <w:t>，</w:t>
        </w:r>
      </w:ins>
      <w:ins w:id="1816" w:author="丧钟1420093349" w:date="2021-01-27T20:20:41Z">
        <w:r>
          <w:rPr>
            <w:rFonts w:hint="default" w:asciiTheme="minorEastAsia" w:hAnsiTheme="minorEastAsia" w:cstheme="minorEastAsia"/>
          </w:rPr>
          <w:t>每次</w:t>
        </w:r>
      </w:ins>
      <w:ins w:id="1817" w:author="丧钟1420093349" w:date="2021-01-27T20:20:44Z">
        <w:r>
          <w:rPr>
            <w:rFonts w:hint="default" w:asciiTheme="minorEastAsia" w:hAnsiTheme="minorEastAsia" w:cstheme="minorEastAsia"/>
          </w:rPr>
          <w:t>风险名单</w:t>
        </w:r>
      </w:ins>
      <w:ins w:id="1818" w:author="丧钟1420093349" w:date="2021-01-27T20:21:40Z">
        <w:r>
          <w:rPr>
            <w:rFonts w:hint="default" w:asciiTheme="minorEastAsia" w:hAnsiTheme="minorEastAsia" w:cstheme="minorEastAsia"/>
          </w:rPr>
          <w:t>的</w:t>
        </w:r>
      </w:ins>
      <w:ins w:id="1819" w:author="丧钟1420093349" w:date="2021-01-27T20:20:46Z">
        <w:r>
          <w:rPr>
            <w:rFonts w:hint="default" w:asciiTheme="minorEastAsia" w:hAnsiTheme="minorEastAsia" w:cstheme="minorEastAsia"/>
          </w:rPr>
          <w:t>更新</w:t>
        </w:r>
      </w:ins>
      <w:ins w:id="1820" w:author="丧钟1420093349" w:date="2021-01-27T20:20:48Z">
        <w:r>
          <w:rPr>
            <w:rFonts w:hint="default" w:asciiTheme="minorEastAsia" w:hAnsiTheme="minorEastAsia" w:cstheme="minorEastAsia"/>
          </w:rPr>
          <w:t>只需要</w:t>
        </w:r>
      </w:ins>
      <w:ins w:id="1821" w:author="丧钟1420093349" w:date="2021-01-27T20:20:50Z">
        <w:r>
          <w:rPr>
            <w:rFonts w:hint="default" w:asciiTheme="minorEastAsia" w:hAnsiTheme="minorEastAsia" w:cstheme="minorEastAsia"/>
          </w:rPr>
          <w:t>约</w:t>
        </w:r>
      </w:ins>
      <w:ins w:id="1822" w:author="丧钟1420093349" w:date="2021-01-27T20:20:51Z">
        <w:r>
          <w:rPr>
            <w:rFonts w:hint="default" w:asciiTheme="minorEastAsia" w:hAnsiTheme="minorEastAsia" w:cstheme="minorEastAsia"/>
          </w:rPr>
          <w:t>22</w:t>
        </w:r>
      </w:ins>
      <w:ins w:id="1823" w:author="丧钟1420093349" w:date="2021-01-27T20:20:52Z">
        <w:r>
          <w:rPr>
            <w:rFonts w:hint="default" w:asciiTheme="minorEastAsia" w:hAnsiTheme="minorEastAsia" w:cstheme="minorEastAsia"/>
          </w:rPr>
          <w:t>分钟</w:t>
        </w:r>
      </w:ins>
      <w:ins w:id="1824" w:author="丧钟1420093349" w:date="2021-01-27T20:20:55Z">
        <w:r>
          <w:rPr>
            <w:rFonts w:hint="default" w:asciiTheme="minorEastAsia" w:hAnsiTheme="minorEastAsia" w:cstheme="minorEastAsia"/>
          </w:rPr>
          <w:t>就能</w:t>
        </w:r>
      </w:ins>
      <w:ins w:id="1825" w:author="丧钟1420093349" w:date="2021-01-27T20:21:45Z">
        <w:r>
          <w:rPr>
            <w:rFonts w:hint="default" w:asciiTheme="minorEastAsia" w:hAnsiTheme="minorEastAsia" w:cstheme="minorEastAsia"/>
          </w:rPr>
          <w:t>同步</w:t>
        </w:r>
      </w:ins>
      <w:ins w:id="1826" w:author="丧钟1420093349" w:date="2021-01-27T20:20:57Z">
        <w:r>
          <w:rPr>
            <w:rFonts w:hint="default" w:asciiTheme="minorEastAsia" w:hAnsiTheme="minorEastAsia" w:cstheme="minorEastAsia"/>
          </w:rPr>
          <w:t>到</w:t>
        </w:r>
      </w:ins>
      <w:ins w:id="1827" w:author="丧钟1420093349" w:date="2021-01-27T20:21:02Z">
        <w:r>
          <w:rPr>
            <w:rFonts w:hint="default" w:asciiTheme="minorEastAsia" w:hAnsiTheme="minorEastAsia" w:cstheme="minorEastAsia"/>
          </w:rPr>
          <w:t>移动设备</w:t>
        </w:r>
      </w:ins>
      <w:ins w:id="1828" w:author="丧钟1420093349" w:date="2021-01-27T20:21:04Z">
        <w:r>
          <w:rPr>
            <w:rFonts w:hint="default" w:asciiTheme="minorEastAsia" w:hAnsiTheme="minorEastAsia" w:cstheme="minorEastAsia"/>
          </w:rPr>
          <w:t>上。</w:t>
        </w:r>
      </w:ins>
      <w:commentRangeStart w:id="20"/>
      <w:r>
        <w:rPr>
          <w:rFonts w:hint="eastAsia" w:asciiTheme="minorEastAsia" w:hAnsiTheme="minorEastAsia" w:cstheme="minorEastAsia"/>
        </w:rPr>
        <w:t>但是，目前的方案仍有不足，比如，传统的区块链在大规模应用时会面临并发性差的问题，</w:t>
      </w:r>
      <w:ins w:id="1829" w:author="丧钟1420093349" w:date="2021-01-27T20:13:42Z">
        <w:r>
          <w:rPr>
            <w:rFonts w:hint="default" w:asciiTheme="minorEastAsia" w:hAnsiTheme="minorEastAsia" w:cstheme="minorEastAsia"/>
          </w:rPr>
          <w:t>高并发时</w:t>
        </w:r>
      </w:ins>
      <w:ins w:id="1830" w:author="丧钟1420093349" w:date="2021-01-27T20:13:52Z">
        <w:r>
          <w:rPr>
            <w:rFonts w:hint="default" w:asciiTheme="minorEastAsia" w:hAnsiTheme="minorEastAsia" w:cstheme="minorEastAsia"/>
          </w:rPr>
          <w:t>在</w:t>
        </w:r>
      </w:ins>
      <w:ins w:id="1831" w:author="丧钟1420093349" w:date="2021-01-27T20:13:53Z">
        <w:r>
          <w:rPr>
            <w:rFonts w:hint="default" w:asciiTheme="minorEastAsia" w:hAnsiTheme="minorEastAsia" w:cstheme="minorEastAsia"/>
          </w:rPr>
          <w:t>区块链</w:t>
        </w:r>
      </w:ins>
      <w:ins w:id="1832" w:author="丧钟1420093349" w:date="2021-01-27T20:13:54Z">
        <w:r>
          <w:rPr>
            <w:rFonts w:hint="default" w:asciiTheme="minorEastAsia" w:hAnsiTheme="minorEastAsia" w:cstheme="minorEastAsia"/>
          </w:rPr>
          <w:t>的</w:t>
        </w:r>
      </w:ins>
      <w:ins w:id="1833" w:author="丧钟1420093349" w:date="2021-01-27T20:14:09Z">
        <w:r>
          <w:rPr>
            <w:rFonts w:hint="default" w:asciiTheme="minorEastAsia" w:hAnsiTheme="minorEastAsia" w:cstheme="minorEastAsia"/>
          </w:rPr>
          <w:t>维护</w:t>
        </w:r>
      </w:ins>
      <w:ins w:id="1834" w:author="丧钟1420093349" w:date="2021-01-27T20:14:10Z">
        <w:r>
          <w:rPr>
            <w:rFonts w:hint="default" w:asciiTheme="minorEastAsia" w:hAnsiTheme="minorEastAsia" w:cstheme="minorEastAsia"/>
          </w:rPr>
          <w:t>上</w:t>
        </w:r>
      </w:ins>
      <w:ins w:id="1835" w:author="丧钟1420093349" w:date="2021-01-27T20:14:15Z">
        <w:r>
          <w:rPr>
            <w:rFonts w:hint="default" w:asciiTheme="minorEastAsia" w:hAnsiTheme="minorEastAsia" w:cstheme="minorEastAsia"/>
          </w:rPr>
          <w:t>会出现很大问题</w:t>
        </w:r>
      </w:ins>
      <w:ins w:id="1836" w:author="丧钟1420093349" w:date="2021-01-27T20:40:05Z">
        <w:r>
          <w:rPr>
            <w:rFonts w:hint="default" w:asciiTheme="minorEastAsia" w:hAnsiTheme="minorEastAsia" w:cstheme="minorEastAsia"/>
          </w:rPr>
          <w:t>，</w:t>
        </w:r>
      </w:ins>
      <w:ins w:id="1837" w:author="丧钟1420093349" w:date="2021-01-27T20:40:06Z">
        <w:r>
          <w:rPr>
            <w:rFonts w:hint="default" w:asciiTheme="minorEastAsia" w:hAnsiTheme="minorEastAsia" w:cstheme="minorEastAsia"/>
          </w:rPr>
          <w:t>比如</w:t>
        </w:r>
      </w:ins>
      <w:ins w:id="1838" w:author="丧钟1420093349" w:date="2021-01-27T20:40:55Z">
        <w:r>
          <w:rPr>
            <w:rFonts w:hint="default" w:asciiTheme="minorEastAsia" w:hAnsiTheme="minorEastAsia" w:cstheme="minorEastAsia"/>
          </w:rPr>
          <w:t>，</w:t>
        </w:r>
      </w:ins>
      <w:ins w:id="1839" w:author="丧钟1420093349" w:date="2021-01-27T20:40:42Z">
        <w:r>
          <w:rPr>
            <w:rFonts w:hint="default" w:asciiTheme="minorEastAsia" w:hAnsiTheme="minorEastAsia" w:cstheme="minorEastAsia"/>
          </w:rPr>
          <w:t>大量</w:t>
        </w:r>
      </w:ins>
      <w:ins w:id="1840" w:author="丧钟1420093349" w:date="2021-01-27T20:40:19Z">
        <w:r>
          <w:rPr>
            <w:rFonts w:hint="default" w:asciiTheme="minorEastAsia" w:hAnsiTheme="minorEastAsia" w:cstheme="minorEastAsia"/>
          </w:rPr>
          <w:t>节点</w:t>
        </w:r>
      </w:ins>
      <w:ins w:id="1841" w:author="丧钟1420093349" w:date="2021-01-27T20:41:13Z">
        <w:r>
          <w:rPr>
            <w:rFonts w:hint="default" w:asciiTheme="minorEastAsia" w:hAnsiTheme="minorEastAsia" w:cstheme="minorEastAsia"/>
          </w:rPr>
          <w:t>在</w:t>
        </w:r>
      </w:ins>
      <w:ins w:id="1842" w:author="丧钟1420093349" w:date="2021-01-27T20:40:28Z">
        <w:r>
          <w:rPr>
            <w:rFonts w:hint="default" w:asciiTheme="minorEastAsia" w:hAnsiTheme="minorEastAsia" w:cstheme="minorEastAsia"/>
          </w:rPr>
          <w:t>更新后</w:t>
        </w:r>
      </w:ins>
      <w:ins w:id="1843" w:author="丧钟1420093349" w:date="2021-01-27T20:40:29Z">
        <w:r>
          <w:rPr>
            <w:rFonts w:hint="default" w:asciiTheme="minorEastAsia" w:hAnsiTheme="minorEastAsia" w:cstheme="minorEastAsia"/>
          </w:rPr>
          <w:t>的</w:t>
        </w:r>
      </w:ins>
      <w:ins w:id="1844" w:author="丧钟1420093349" w:date="2021-01-27T20:41:17Z">
        <w:r>
          <w:rPr>
            <w:rFonts w:hint="default" w:asciiTheme="minorEastAsia" w:hAnsiTheme="minorEastAsia" w:cstheme="minorEastAsia"/>
          </w:rPr>
          <w:t>本地</w:t>
        </w:r>
      </w:ins>
      <w:ins w:id="1845" w:author="丧钟1420093349" w:date="2021-01-27T20:40:30Z">
        <w:r>
          <w:rPr>
            <w:rFonts w:hint="default" w:asciiTheme="minorEastAsia" w:hAnsiTheme="minorEastAsia" w:cstheme="minorEastAsia"/>
          </w:rPr>
          <w:t>区块链</w:t>
        </w:r>
      </w:ins>
      <w:ins w:id="1846" w:author="丧钟1420093349" w:date="2021-01-27T20:40:34Z">
        <w:r>
          <w:rPr>
            <w:rFonts w:hint="default" w:asciiTheme="minorEastAsia" w:hAnsiTheme="minorEastAsia" w:cstheme="minorEastAsia"/>
          </w:rPr>
          <w:t>不相同</w:t>
        </w:r>
      </w:ins>
      <w:ins w:id="1847" w:author="丧钟1420093349" w:date="2021-01-27T20:40:58Z">
        <w:r>
          <w:rPr>
            <w:rFonts w:hint="default" w:asciiTheme="minorEastAsia" w:hAnsiTheme="minorEastAsia" w:cstheme="minorEastAsia"/>
          </w:rPr>
          <w:t>、</w:t>
        </w:r>
      </w:ins>
      <w:ins w:id="1848" w:author="丧钟1420093349" w:date="2021-01-27T20:41:32Z">
        <w:r>
          <w:rPr>
            <w:rFonts w:hint="default" w:asciiTheme="minorEastAsia" w:hAnsiTheme="minorEastAsia" w:cstheme="minorEastAsia"/>
          </w:rPr>
          <w:t>某个节点</w:t>
        </w:r>
      </w:ins>
      <w:ins w:id="1849" w:author="丧钟1420093349" w:date="2021-01-27T20:41:35Z">
        <w:r>
          <w:rPr>
            <w:rFonts w:hint="default" w:asciiTheme="minorEastAsia" w:hAnsiTheme="minorEastAsia" w:cstheme="minorEastAsia"/>
          </w:rPr>
          <w:t>添加区块</w:t>
        </w:r>
      </w:ins>
      <w:ins w:id="1850" w:author="丧钟1420093349" w:date="2021-01-27T20:41:37Z">
        <w:r>
          <w:rPr>
            <w:rFonts w:hint="default" w:asciiTheme="minorEastAsia" w:hAnsiTheme="minorEastAsia" w:cstheme="minorEastAsia"/>
          </w:rPr>
          <w:t>通知</w:t>
        </w:r>
      </w:ins>
      <w:ins w:id="1851" w:author="丧钟1420093349" w:date="2021-01-27T20:41:38Z">
        <w:r>
          <w:rPr>
            <w:rFonts w:hint="default" w:asciiTheme="minorEastAsia" w:hAnsiTheme="minorEastAsia" w:cstheme="minorEastAsia"/>
          </w:rPr>
          <w:t>其他</w:t>
        </w:r>
      </w:ins>
      <w:ins w:id="1852" w:author="丧钟1420093349" w:date="2021-01-27T20:41:39Z">
        <w:r>
          <w:rPr>
            <w:rFonts w:hint="default" w:asciiTheme="minorEastAsia" w:hAnsiTheme="minorEastAsia" w:cstheme="minorEastAsia"/>
          </w:rPr>
          <w:t>节点</w:t>
        </w:r>
      </w:ins>
      <w:ins w:id="1853" w:author="丧钟1420093349" w:date="2021-01-27T20:41:40Z">
        <w:r>
          <w:rPr>
            <w:rFonts w:hint="default" w:asciiTheme="minorEastAsia" w:hAnsiTheme="minorEastAsia" w:cstheme="minorEastAsia"/>
          </w:rPr>
          <w:t>不及时</w:t>
        </w:r>
      </w:ins>
      <w:ins w:id="1854" w:author="丧钟1420093349" w:date="2021-01-27T20:41:46Z">
        <w:r>
          <w:rPr>
            <w:rFonts w:hint="default" w:asciiTheme="minorEastAsia" w:hAnsiTheme="minorEastAsia" w:cstheme="minorEastAsia"/>
          </w:rPr>
          <w:t>等</w:t>
        </w:r>
      </w:ins>
      <w:ins w:id="1855" w:author="丧钟1420093349" w:date="2021-01-27T20:14:20Z">
        <w:r>
          <w:rPr>
            <w:rFonts w:hint="default" w:asciiTheme="minorEastAsia" w:hAnsiTheme="minorEastAsia" w:cstheme="minorEastAsia"/>
          </w:rPr>
          <w:t>。</w:t>
        </w:r>
      </w:ins>
      <w:ins w:id="1856" w:author="丧钟1420093349" w:date="2021-01-27T20:14:21Z">
        <w:r>
          <w:rPr>
            <w:rFonts w:hint="default" w:asciiTheme="minorEastAsia" w:hAnsiTheme="minorEastAsia" w:cstheme="minorEastAsia"/>
          </w:rPr>
          <w:t>但是</w:t>
        </w:r>
      </w:ins>
      <w:ins w:id="1857" w:author="丧钟1420093349" w:date="2021-01-27T20:14:22Z">
        <w:r>
          <w:rPr>
            <w:rFonts w:hint="default" w:asciiTheme="minorEastAsia" w:hAnsiTheme="minorEastAsia" w:cstheme="minorEastAsia"/>
          </w:rPr>
          <w:t>这</w:t>
        </w:r>
      </w:ins>
      <w:r>
        <w:rPr>
          <w:rFonts w:hint="eastAsia" w:asciiTheme="minorEastAsia" w:hAnsiTheme="minorEastAsia" w:cstheme="minorEastAsia"/>
        </w:rPr>
        <w:t>可以用最新流行的DAG-Based</w:t>
      </w:r>
      <w:r>
        <w:rPr>
          <w:rFonts w:asciiTheme="minorEastAsia" w:hAnsiTheme="minorEastAsia" w:cstheme="minorEastAsia"/>
        </w:rPr>
        <w:t xml:space="preserve"> </w:t>
      </w:r>
      <w:r>
        <w:rPr>
          <w:rFonts w:hint="eastAsia" w:asciiTheme="minorEastAsia" w:hAnsiTheme="minorEastAsia" w:cstheme="minorEastAsia"/>
        </w:rPr>
        <w:t>Blockchain替代传统的区块链来</w:t>
      </w:r>
      <w:ins w:id="1858" w:author="丧钟1420093349" w:date="2021-01-27T20:41:55Z">
        <w:r>
          <w:rPr>
            <w:rFonts w:hint="default" w:asciiTheme="minorEastAsia" w:hAnsiTheme="minorEastAsia" w:cstheme="minorEastAsia"/>
          </w:rPr>
          <w:t>很大程度上</w:t>
        </w:r>
      </w:ins>
      <w:r>
        <w:rPr>
          <w:rFonts w:hint="eastAsia" w:asciiTheme="minorEastAsia" w:hAnsiTheme="minorEastAsia" w:cstheme="minorEastAsia"/>
        </w:rPr>
        <w:t>解决该问题。另外，由于物联网终端设备计算能力较差，我们需要在</w:t>
      </w:r>
      <w:ins w:id="1859" w:author="丧钟1420093349" w:date="2021-01-27T20:42:14Z">
        <w:r>
          <w:rPr>
            <w:rFonts w:hint="default" w:asciiTheme="minorEastAsia" w:hAnsiTheme="minorEastAsia" w:cstheme="minorEastAsia"/>
          </w:rPr>
          <w:t>尽可能提高</w:t>
        </w:r>
      </w:ins>
      <w:ins w:id="1860" w:author="丧钟1420093349" w:date="2021-01-27T20:42:23Z">
        <w:r>
          <w:rPr>
            <w:rFonts w:hint="default" w:asciiTheme="minorEastAsia" w:hAnsiTheme="minorEastAsia" w:cstheme="minorEastAsia"/>
          </w:rPr>
          <w:t>整个系统</w:t>
        </w:r>
      </w:ins>
      <w:ins w:id="1861" w:author="丧钟1420093349" w:date="2021-01-27T20:42:24Z">
        <w:r>
          <w:rPr>
            <w:rFonts w:hint="default" w:asciiTheme="minorEastAsia" w:hAnsiTheme="minorEastAsia" w:cstheme="minorEastAsia"/>
          </w:rPr>
          <w:t>计算能力</w:t>
        </w:r>
      </w:ins>
      <w:ins w:id="1862" w:author="丧钟1420093349" w:date="2021-01-27T20:42:32Z">
        <w:r>
          <w:rPr>
            <w:rFonts w:hint="default" w:asciiTheme="minorEastAsia" w:hAnsiTheme="minorEastAsia" w:cstheme="minorEastAsia"/>
          </w:rPr>
          <w:t>的前提下</w:t>
        </w:r>
      </w:ins>
      <w:ins w:id="1863" w:author="丧钟1420093349" w:date="2021-01-27T20:42:49Z">
        <w:r>
          <w:rPr>
            <w:rFonts w:hint="default" w:asciiTheme="minorEastAsia" w:hAnsiTheme="minorEastAsia" w:cstheme="minorEastAsia"/>
          </w:rPr>
          <w:t>，</w:t>
        </w:r>
      </w:ins>
      <w:ins w:id="1864" w:author="丧钟1420093349" w:date="2021-01-27T20:42:37Z">
        <w:r>
          <w:rPr>
            <w:rFonts w:hint="default" w:asciiTheme="minorEastAsia" w:hAnsiTheme="minorEastAsia" w:cstheme="minorEastAsia"/>
          </w:rPr>
          <w:t>在</w:t>
        </w:r>
      </w:ins>
      <w:r>
        <w:rPr>
          <w:rFonts w:hint="eastAsia" w:asciiTheme="minorEastAsia" w:hAnsiTheme="minorEastAsia" w:cstheme="minorEastAsia"/>
        </w:rPr>
        <w:t>边缘云服务器(本方案中用LoRa网关来实现)的权限和终端设备的权限</w:t>
      </w:r>
      <w:ins w:id="1865" w:author="丧钟1420093349" w:date="2021-01-27T20:42:43Z">
        <w:r>
          <w:rPr>
            <w:rFonts w:hint="default" w:asciiTheme="minorEastAsia" w:hAnsiTheme="minorEastAsia" w:cstheme="minorEastAsia"/>
          </w:rPr>
          <w:t>之间</w:t>
        </w:r>
      </w:ins>
      <w:del w:id="1866" w:author="丧钟1420093349" w:date="2021-01-27T20:42:42Z">
        <w:r>
          <w:rPr>
            <w:rFonts w:hint="eastAsia" w:asciiTheme="minorEastAsia" w:hAnsiTheme="minorEastAsia" w:cstheme="minorEastAsia"/>
          </w:rPr>
          <w:delText>中</w:delText>
        </w:r>
      </w:del>
      <w:r>
        <w:rPr>
          <w:rFonts w:hint="eastAsia" w:asciiTheme="minorEastAsia" w:hAnsiTheme="minorEastAsia" w:cstheme="minorEastAsia"/>
        </w:rPr>
        <w:t>取得一个</w:t>
      </w:r>
      <w:ins w:id="1867" w:author="丧钟1420093349" w:date="2021-01-27T20:43:01Z">
        <w:r>
          <w:rPr>
            <w:rFonts w:hint="default" w:asciiTheme="minorEastAsia" w:hAnsiTheme="minorEastAsia" w:cstheme="minorEastAsia"/>
          </w:rPr>
          <w:t>合适的</w:t>
        </w:r>
      </w:ins>
      <w:r>
        <w:rPr>
          <w:rFonts w:hint="eastAsia" w:asciiTheme="minorEastAsia" w:hAnsiTheme="minorEastAsia" w:cstheme="minorEastAsia"/>
        </w:rPr>
        <w:t>平衡</w:t>
      </w:r>
      <w:ins w:id="1868" w:author="丧钟1420093349" w:date="2021-01-27T20:16:05Z">
        <w:r>
          <w:rPr>
            <w:rFonts w:hint="default" w:asciiTheme="minorEastAsia" w:hAnsiTheme="minorEastAsia" w:cstheme="minorEastAsia"/>
          </w:rPr>
          <w:t>。</w:t>
        </w:r>
      </w:ins>
      <w:del w:id="1869" w:author="丧钟1420093349" w:date="2021-01-27T20:16:05Z">
        <w:r>
          <w:rPr>
            <w:rFonts w:hint="eastAsia" w:asciiTheme="minorEastAsia" w:hAnsiTheme="minorEastAsia" w:cstheme="minorEastAsia"/>
          </w:rPr>
          <w:delText>，</w:delText>
        </w:r>
      </w:del>
      <w:r>
        <w:rPr>
          <w:rFonts w:hint="eastAsia" w:asciiTheme="minorEastAsia" w:hAnsiTheme="minorEastAsia" w:cstheme="minorEastAsia"/>
        </w:rPr>
        <w:t>既能保证安全性、可靠性，又能最大程度上提高计算速度。在后续的工作中，我们将改进方案、弥补这些不足。</w:t>
      </w:r>
      <w:commentRangeEnd w:id="20"/>
      <w:r>
        <w:commentReference w:id="20"/>
      </w:r>
    </w:p>
    <w:p>
      <w:pPr>
        <w:rPr>
          <w:sz w:val="40"/>
          <w:szCs w:val="40"/>
        </w:rPr>
      </w:pPr>
    </w:p>
    <w:sectPr>
      <w:footerReference r:id="rId5" w:type="default"/>
      <w:footerReference r:id="rId6" w:type="even"/>
      <w:pgSz w:w="11900" w:h="16840"/>
      <w:pgMar w:top="1440" w:right="1440" w:bottom="1440" w:left="1440" w:header="708" w:footer="708" w:gutter="0"/>
      <w:cols w:space="708"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小房" w:date="2021-01-22T15:58:53Z" w:initials="">
    <w:p w14:paraId="E2F75756">
      <w:pPr>
        <w:pStyle w:val="2"/>
        <w:rPr>
          <w:rFonts w:hint="eastAsia" w:eastAsiaTheme="minorEastAsia"/>
          <w:lang w:val="en-US" w:eastAsia="zh-Hans"/>
        </w:rPr>
      </w:pPr>
      <w:r>
        <w:rPr>
          <w:rFonts w:hint="eastAsia"/>
          <w:lang w:val="en-US" w:eastAsia="zh-Hans"/>
        </w:rPr>
        <w:t>这个不算贡献吧</w:t>
      </w:r>
      <w:r>
        <w:rPr>
          <w:rFonts w:hint="default"/>
          <w:lang w:eastAsia="zh-Hans"/>
        </w:rPr>
        <w:t>，</w:t>
      </w:r>
      <w:r>
        <w:rPr>
          <w:rFonts w:hint="eastAsia"/>
          <w:lang w:val="en-US" w:eastAsia="zh-Hans"/>
        </w:rPr>
        <w:t>这是目标</w:t>
      </w:r>
      <w:r>
        <w:rPr>
          <w:rFonts w:hint="default"/>
          <w:lang w:eastAsia="zh-Hans"/>
        </w:rPr>
        <w:t>，</w:t>
      </w:r>
      <w:r>
        <w:rPr>
          <w:rFonts w:hint="eastAsia"/>
          <w:lang w:val="en-US" w:eastAsia="zh-Hans"/>
        </w:rPr>
        <w:t>放在简介里面吧</w:t>
      </w:r>
    </w:p>
  </w:comment>
  <w:comment w:id="1" w:author="小房" w:date="2021-01-22T15:59:57Z" w:initials="">
    <w:p w14:paraId="6FBD0AEC">
      <w:pPr>
        <w:pStyle w:val="2"/>
        <w:numPr>
          <w:ilvl w:val="0"/>
          <w:numId w:val="0"/>
        </w:numPr>
        <w:rPr>
          <w:rFonts w:hint="default"/>
          <w:lang w:val="en-US" w:eastAsia="zh-Hans"/>
        </w:rPr>
      </w:pPr>
      <w:r>
        <w:rPr>
          <w:rFonts w:hint="eastAsia"/>
          <w:lang w:val="en-US" w:eastAsia="zh-Hans"/>
        </w:rPr>
        <w:t>贡献</w:t>
      </w:r>
      <w:r>
        <w:rPr>
          <w:rFonts w:hint="default"/>
          <w:lang w:eastAsia="zh-Hans"/>
        </w:rPr>
        <w:t>：</w:t>
      </w:r>
    </w:p>
    <w:p w14:paraId="FEF444E2">
      <w:pPr>
        <w:pStyle w:val="2"/>
        <w:numPr>
          <w:ilvl w:val="0"/>
          <w:numId w:val="1"/>
        </w:numPr>
        <w:rPr>
          <w:rFonts w:hint="default"/>
          <w:lang w:eastAsia="zh-Hans"/>
        </w:rPr>
      </w:pPr>
      <w:r>
        <w:rPr>
          <w:rFonts w:hint="eastAsia"/>
          <w:lang w:val="en-US" w:eastAsia="zh-Hans"/>
        </w:rPr>
        <w:t>提出了一种基于LPWAN的方法</w:t>
      </w:r>
      <w:r>
        <w:rPr>
          <w:rFonts w:hint="default"/>
          <w:lang w:eastAsia="zh-Hans"/>
        </w:rPr>
        <w:t>，</w:t>
      </w:r>
      <w:r>
        <w:rPr>
          <w:rFonts w:hint="eastAsia"/>
          <w:lang w:val="en-US" w:eastAsia="zh-Hans"/>
        </w:rPr>
        <w:t>这种方法不需要智能手机</w:t>
      </w:r>
      <w:r>
        <w:rPr>
          <w:rFonts w:hint="default"/>
          <w:lang w:eastAsia="zh-Hans"/>
        </w:rPr>
        <w:t>，</w:t>
      </w:r>
      <w:r>
        <w:rPr>
          <w:rFonts w:hint="eastAsia"/>
          <w:lang w:val="en-US" w:eastAsia="zh-Hans"/>
        </w:rPr>
        <w:t>不需要用户参与</w:t>
      </w:r>
      <w:r>
        <w:rPr>
          <w:rFonts w:hint="default"/>
          <w:lang w:eastAsia="zh-Hans"/>
        </w:rPr>
        <w:t>，</w:t>
      </w:r>
      <w:r>
        <w:rPr>
          <w:rFonts w:hint="eastAsia"/>
          <w:lang w:val="en-US" w:eastAsia="zh-Hans"/>
        </w:rPr>
        <w:t>功耗极低</w:t>
      </w:r>
      <w:r>
        <w:rPr>
          <w:rFonts w:hint="default"/>
          <w:lang w:eastAsia="zh-Hans"/>
        </w:rPr>
        <w:t>；</w:t>
      </w:r>
    </w:p>
    <w:p w14:paraId="73BBFAB0">
      <w:pPr>
        <w:pStyle w:val="2"/>
        <w:numPr>
          <w:ilvl w:val="0"/>
          <w:numId w:val="1"/>
        </w:numPr>
        <w:rPr>
          <w:rFonts w:hint="default"/>
          <w:lang w:eastAsia="zh-Hans"/>
        </w:rPr>
      </w:pPr>
      <w:r>
        <w:rPr>
          <w:rFonts w:hint="eastAsia"/>
          <w:lang w:val="en-US" w:eastAsia="zh-Hans"/>
        </w:rPr>
        <w:t>使用了区块链保护数据安全</w:t>
      </w:r>
      <w:r>
        <w:rPr>
          <w:rFonts w:hint="default"/>
          <w:lang w:eastAsia="zh-Hans"/>
        </w:rPr>
        <w:t>；</w:t>
      </w:r>
    </w:p>
    <w:p w14:paraId="FBFD2CA0">
      <w:pPr>
        <w:pStyle w:val="2"/>
        <w:numPr>
          <w:ilvl w:val="0"/>
          <w:numId w:val="1"/>
        </w:numPr>
        <w:rPr>
          <w:rFonts w:hint="default"/>
          <w:lang w:eastAsia="zh-Hans"/>
        </w:rPr>
      </w:pPr>
      <w:r>
        <w:rPr>
          <w:rFonts w:hint="eastAsia"/>
          <w:lang w:val="en-US" w:eastAsia="zh-Hans"/>
        </w:rPr>
        <w:t>在教学楼实现了这个系统</w:t>
      </w:r>
      <w:r>
        <w:rPr>
          <w:rFonts w:hint="default"/>
          <w:lang w:eastAsia="zh-Hans"/>
        </w:rPr>
        <w:t>，</w:t>
      </w:r>
      <w:r>
        <w:rPr>
          <w:rFonts w:hint="eastAsia"/>
          <w:lang w:val="en-US" w:eastAsia="zh-Hans"/>
        </w:rPr>
        <w:t>效果如何如何</w:t>
      </w:r>
    </w:p>
  </w:comment>
  <w:comment w:id="2" w:author="小房" w:date="2021-01-20T22:15:21Z" w:initials="">
    <w:p w14:paraId="FFFFDB90">
      <w:pPr>
        <w:pStyle w:val="2"/>
        <w:rPr>
          <w:rFonts w:hint="eastAsia" w:eastAsiaTheme="minorEastAsia"/>
          <w:lang w:val="en-US" w:eastAsia="zh-Hans"/>
        </w:rPr>
      </w:pPr>
      <w:r>
        <w:rPr>
          <w:rFonts w:hint="eastAsia"/>
          <w:lang w:val="en-US" w:eastAsia="zh-Hans"/>
        </w:rPr>
        <w:t>这段和我前面写的是一件事</w:t>
      </w:r>
      <w:r>
        <w:rPr>
          <w:rFonts w:hint="default"/>
          <w:lang w:eastAsia="zh-Hans"/>
        </w:rPr>
        <w:t>，</w:t>
      </w:r>
      <w:r>
        <w:rPr>
          <w:rFonts w:hint="eastAsia"/>
          <w:lang w:val="en-US" w:eastAsia="zh-Hans"/>
        </w:rPr>
        <w:t>需要合并在一起</w:t>
      </w:r>
    </w:p>
  </w:comment>
  <w:comment w:id="3" w:author="小房" w:date="2021-01-20T22:41:47Z" w:initials="">
    <w:p w14:paraId="7DFF1A80">
      <w:pPr>
        <w:pStyle w:val="2"/>
        <w:rPr>
          <w:rFonts w:hint="eastAsia" w:eastAsiaTheme="minorEastAsia"/>
          <w:lang w:val="en-US" w:eastAsia="zh-Hans"/>
        </w:rPr>
      </w:pPr>
      <w:r>
        <w:rPr>
          <w:rFonts w:hint="eastAsia"/>
          <w:lang w:val="en-US" w:eastAsia="zh-Hans"/>
        </w:rPr>
        <w:t>增加一些应用类的介绍</w:t>
      </w:r>
      <w:r>
        <w:rPr>
          <w:rFonts w:hint="default"/>
          <w:lang w:eastAsia="zh-Hans"/>
        </w:rPr>
        <w:t>，</w:t>
      </w:r>
      <w:r>
        <w:rPr>
          <w:rFonts w:hint="eastAsia"/>
          <w:lang w:val="en-US" w:eastAsia="zh-Hans"/>
        </w:rPr>
        <w:t>比如智能农业之类的</w:t>
      </w:r>
      <w:r>
        <w:rPr>
          <w:rFonts w:hint="default"/>
          <w:lang w:eastAsia="zh-Hans"/>
        </w:rPr>
        <w:t>，</w:t>
      </w:r>
      <w:r>
        <w:rPr>
          <w:rFonts w:hint="eastAsia"/>
          <w:lang w:val="en-US" w:eastAsia="zh-Hans"/>
        </w:rPr>
        <w:t>因为我们这个也偏应用</w:t>
      </w:r>
      <w:r>
        <w:rPr>
          <w:rFonts w:hint="default"/>
          <w:lang w:eastAsia="zh-Hans"/>
        </w:rPr>
        <w:t>，</w:t>
      </w:r>
      <w:r>
        <w:rPr>
          <w:rFonts w:hint="eastAsia"/>
          <w:lang w:val="en-US" w:eastAsia="zh-Hans"/>
        </w:rPr>
        <w:t>还有这段你是不是在网上找的</w:t>
      </w:r>
      <w:r>
        <w:rPr>
          <w:rFonts w:hint="default"/>
          <w:lang w:eastAsia="zh-Hans"/>
        </w:rPr>
        <w:t>，</w:t>
      </w:r>
      <w:r>
        <w:rPr>
          <w:rFonts w:hint="eastAsia"/>
          <w:lang w:val="en-US" w:eastAsia="zh-Hans"/>
        </w:rPr>
        <w:t>你得用自己话总结一下</w:t>
      </w:r>
      <w:r>
        <w:rPr>
          <w:rFonts w:hint="default"/>
          <w:lang w:eastAsia="zh-Hans"/>
        </w:rPr>
        <w:t>，</w:t>
      </w:r>
      <w:r>
        <w:rPr>
          <w:rFonts w:hint="eastAsia"/>
          <w:lang w:val="en-US" w:eastAsia="zh-Hans"/>
        </w:rPr>
        <w:t>要不会重复的</w:t>
      </w:r>
    </w:p>
  </w:comment>
  <w:comment w:id="4" w:author="小房" w:date="2021-01-22T15:58:53Z" w:initials="">
    <w:p w14:paraId="FFD7A4D9">
      <w:pPr>
        <w:pStyle w:val="2"/>
        <w:rPr>
          <w:rFonts w:hint="eastAsia" w:eastAsiaTheme="minorEastAsia"/>
          <w:lang w:val="en-US" w:eastAsia="zh-Hans"/>
        </w:rPr>
      </w:pPr>
      <w:r>
        <w:rPr>
          <w:rFonts w:hint="eastAsia"/>
          <w:lang w:val="en-US" w:eastAsia="zh-Hans"/>
        </w:rPr>
        <w:t>这个不算贡献吧</w:t>
      </w:r>
      <w:r>
        <w:rPr>
          <w:rFonts w:hint="default"/>
          <w:lang w:eastAsia="zh-Hans"/>
        </w:rPr>
        <w:t>，</w:t>
      </w:r>
      <w:r>
        <w:rPr>
          <w:rFonts w:hint="eastAsia"/>
          <w:lang w:val="en-US" w:eastAsia="zh-Hans"/>
        </w:rPr>
        <w:t>这是目标</w:t>
      </w:r>
      <w:r>
        <w:rPr>
          <w:rFonts w:hint="default"/>
          <w:lang w:eastAsia="zh-Hans"/>
        </w:rPr>
        <w:t>，</w:t>
      </w:r>
      <w:r>
        <w:rPr>
          <w:rFonts w:hint="eastAsia"/>
          <w:lang w:val="en-US" w:eastAsia="zh-Hans"/>
        </w:rPr>
        <w:t>放在简介里面吧</w:t>
      </w:r>
    </w:p>
  </w:comment>
  <w:comment w:id="5" w:author="小房" w:date="2021-01-22T15:59:57Z" w:initials="">
    <w:p w14:paraId="6EEF5D60">
      <w:pPr>
        <w:pStyle w:val="2"/>
        <w:numPr>
          <w:ilvl w:val="0"/>
          <w:numId w:val="0"/>
        </w:numPr>
        <w:rPr>
          <w:rFonts w:hint="default"/>
          <w:lang w:val="en-US" w:eastAsia="zh-Hans"/>
        </w:rPr>
      </w:pPr>
      <w:r>
        <w:rPr>
          <w:rFonts w:hint="eastAsia"/>
          <w:lang w:val="en-US" w:eastAsia="zh-Hans"/>
        </w:rPr>
        <w:t>贡献</w:t>
      </w:r>
      <w:r>
        <w:rPr>
          <w:rFonts w:hint="default"/>
          <w:lang w:eastAsia="zh-Hans"/>
        </w:rPr>
        <w:t>：</w:t>
      </w:r>
    </w:p>
    <w:p w14:paraId="9FF38B3E">
      <w:pPr>
        <w:pStyle w:val="2"/>
        <w:numPr>
          <w:ilvl w:val="0"/>
          <w:numId w:val="1"/>
        </w:numPr>
        <w:rPr>
          <w:rFonts w:hint="default"/>
          <w:lang w:eastAsia="zh-Hans"/>
        </w:rPr>
      </w:pPr>
      <w:r>
        <w:rPr>
          <w:rFonts w:hint="eastAsia"/>
          <w:lang w:val="en-US" w:eastAsia="zh-Hans"/>
        </w:rPr>
        <w:t>提出了一种基于LPWAN的方法</w:t>
      </w:r>
      <w:r>
        <w:rPr>
          <w:rFonts w:hint="default"/>
          <w:lang w:eastAsia="zh-Hans"/>
        </w:rPr>
        <w:t>，</w:t>
      </w:r>
      <w:r>
        <w:rPr>
          <w:rFonts w:hint="eastAsia"/>
          <w:lang w:val="en-US" w:eastAsia="zh-Hans"/>
        </w:rPr>
        <w:t>这种方法不需要智能手机</w:t>
      </w:r>
      <w:r>
        <w:rPr>
          <w:rFonts w:hint="default"/>
          <w:lang w:eastAsia="zh-Hans"/>
        </w:rPr>
        <w:t>，</w:t>
      </w:r>
      <w:r>
        <w:rPr>
          <w:rFonts w:hint="eastAsia"/>
          <w:lang w:val="en-US" w:eastAsia="zh-Hans"/>
        </w:rPr>
        <w:t>不需要用户参与</w:t>
      </w:r>
      <w:r>
        <w:rPr>
          <w:rFonts w:hint="default"/>
          <w:lang w:eastAsia="zh-Hans"/>
        </w:rPr>
        <w:t>，</w:t>
      </w:r>
      <w:r>
        <w:rPr>
          <w:rFonts w:hint="eastAsia"/>
          <w:lang w:val="en-US" w:eastAsia="zh-Hans"/>
        </w:rPr>
        <w:t>功耗极低</w:t>
      </w:r>
      <w:r>
        <w:rPr>
          <w:rFonts w:hint="default"/>
          <w:lang w:eastAsia="zh-Hans"/>
        </w:rPr>
        <w:t>；</w:t>
      </w:r>
    </w:p>
    <w:p w14:paraId="6E6FD197">
      <w:pPr>
        <w:pStyle w:val="2"/>
        <w:numPr>
          <w:ilvl w:val="0"/>
          <w:numId w:val="1"/>
        </w:numPr>
        <w:rPr>
          <w:rFonts w:hint="default"/>
          <w:lang w:eastAsia="zh-Hans"/>
        </w:rPr>
      </w:pPr>
      <w:r>
        <w:rPr>
          <w:rFonts w:hint="eastAsia"/>
          <w:lang w:val="en-US" w:eastAsia="zh-Hans"/>
        </w:rPr>
        <w:t>使用了区块链保护数据安全</w:t>
      </w:r>
      <w:r>
        <w:rPr>
          <w:rFonts w:hint="default"/>
          <w:lang w:eastAsia="zh-Hans"/>
        </w:rPr>
        <w:t>；</w:t>
      </w:r>
    </w:p>
    <w:p w14:paraId="7F798058">
      <w:pPr>
        <w:pStyle w:val="2"/>
        <w:numPr>
          <w:ilvl w:val="0"/>
          <w:numId w:val="1"/>
        </w:numPr>
        <w:rPr>
          <w:rFonts w:hint="default"/>
          <w:lang w:eastAsia="zh-Hans"/>
        </w:rPr>
      </w:pPr>
      <w:r>
        <w:rPr>
          <w:rFonts w:hint="eastAsia"/>
          <w:lang w:val="en-US" w:eastAsia="zh-Hans"/>
        </w:rPr>
        <w:t>在教学楼实现了这个系统</w:t>
      </w:r>
      <w:r>
        <w:rPr>
          <w:rFonts w:hint="default"/>
          <w:lang w:eastAsia="zh-Hans"/>
        </w:rPr>
        <w:t>，</w:t>
      </w:r>
      <w:r>
        <w:rPr>
          <w:rFonts w:hint="eastAsia"/>
          <w:lang w:val="en-US" w:eastAsia="zh-Hans"/>
        </w:rPr>
        <w:t>效果如何如何</w:t>
      </w:r>
    </w:p>
  </w:comment>
  <w:comment w:id="6" w:author="小房" w:date="2021-01-21T21:34:11Z" w:initials="">
    <w:p w14:paraId="2DFE194D">
      <w:pPr>
        <w:pStyle w:val="2"/>
        <w:rPr>
          <w:rFonts w:hint="eastAsia" w:eastAsiaTheme="minorEastAsia"/>
          <w:lang w:val="en-US" w:eastAsia="zh-Hans"/>
        </w:rPr>
      </w:pPr>
      <w:r>
        <w:rPr>
          <w:rFonts w:hint="eastAsia"/>
          <w:lang w:val="en-US" w:eastAsia="zh-Hans"/>
        </w:rPr>
        <w:t>这段也是</w:t>
      </w:r>
      <w:r>
        <w:rPr>
          <w:rFonts w:hint="default"/>
          <w:lang w:eastAsia="zh-Hans"/>
        </w:rPr>
        <w:t>，</w:t>
      </w:r>
      <w:r>
        <w:rPr>
          <w:rFonts w:hint="eastAsia"/>
          <w:lang w:val="en-US" w:eastAsia="zh-Hans"/>
        </w:rPr>
        <w:t>不能照抄原文哈</w:t>
      </w:r>
    </w:p>
  </w:comment>
  <w:comment w:id="7" w:author="小房" w:date="2021-01-21T21:59:26Z" w:initials="">
    <w:p w14:paraId="37EF113E">
      <w:pPr>
        <w:pStyle w:val="2"/>
      </w:pPr>
      <w:r>
        <w:t>5</w:t>
      </w:r>
      <w:r>
        <w:rPr>
          <w:rFonts w:hint="eastAsia"/>
          <w:lang w:val="en-US" w:eastAsia="zh-Hans"/>
        </w:rPr>
        <w:t>s是不是太短了</w:t>
      </w:r>
      <w:r>
        <w:rPr>
          <w:rFonts w:hint="default"/>
          <w:lang w:eastAsia="zh-Hans"/>
        </w:rPr>
        <w:t>？</w:t>
      </w:r>
      <w:r>
        <w:rPr>
          <w:rFonts w:hint="eastAsia"/>
          <w:lang w:val="en-US" w:eastAsia="zh-Hans"/>
        </w:rPr>
        <w:t>你了解ToA这个参数吗</w:t>
      </w:r>
    </w:p>
  </w:comment>
  <w:comment w:id="8" w:author="小房" w:date="2021-01-21T22:05:56Z" w:initials="">
    <w:p w14:paraId="4FD9311B">
      <w:pPr>
        <w:pStyle w:val="2"/>
        <w:rPr>
          <w:rFonts w:hint="eastAsia" w:eastAsiaTheme="minorEastAsia"/>
          <w:lang w:val="en-US" w:eastAsia="zh-Hans"/>
        </w:rPr>
      </w:pPr>
      <w:r>
        <w:rPr>
          <w:rFonts w:hint="eastAsia"/>
          <w:lang w:val="en-US" w:eastAsia="zh-Hans"/>
        </w:rPr>
        <w:t>这个图颜色是不是可以再丰富一些</w:t>
      </w:r>
      <w:r>
        <w:rPr>
          <w:rFonts w:hint="default"/>
          <w:lang w:eastAsia="zh-Hans"/>
        </w:rPr>
        <w:t>？</w:t>
      </w:r>
    </w:p>
  </w:comment>
  <w:comment w:id="9" w:author="小房" w:date="2021-01-22T16:52:55Z" w:initials="">
    <w:p w14:paraId="6EEF925C">
      <w:pPr>
        <w:pStyle w:val="2"/>
        <w:rPr>
          <w:rFonts w:hint="eastAsia" w:eastAsiaTheme="minorEastAsia"/>
          <w:lang w:val="en-US" w:eastAsia="zh-Hans"/>
        </w:rPr>
      </w:pPr>
      <w:r>
        <w:rPr>
          <w:rFonts w:hint="eastAsia"/>
          <w:lang w:val="en-US" w:eastAsia="zh-Hans"/>
        </w:rPr>
        <w:t>我画的那俩图</w:t>
      </w:r>
      <w:r>
        <w:rPr>
          <w:rFonts w:hint="default"/>
          <w:lang w:eastAsia="zh-Hans"/>
        </w:rPr>
        <w:t>，</w:t>
      </w:r>
      <w:r>
        <w:rPr>
          <w:rFonts w:hint="eastAsia"/>
          <w:lang w:val="en-US" w:eastAsia="zh-Hans"/>
        </w:rPr>
        <w:t>一个流程图还有一个多个场景可能误判的图加进去</w:t>
      </w:r>
    </w:p>
  </w:comment>
  <w:comment w:id="10" w:author="小房" w:date="2021-01-21T22:12:03Z" w:initials="">
    <w:p w14:paraId="EBA9E2EF">
      <w:pPr>
        <w:pStyle w:val="2"/>
      </w:pPr>
      <w:r>
        <w:t>5</w:t>
      </w:r>
      <w:r>
        <w:rPr>
          <w:rFonts w:hint="eastAsia"/>
          <w:lang w:val="en-US" w:eastAsia="zh-Hans"/>
        </w:rPr>
        <w:t>s是不是太频繁了</w:t>
      </w:r>
      <w:r>
        <w:rPr>
          <w:rFonts w:hint="default"/>
          <w:lang w:eastAsia="zh-Hans"/>
        </w:rPr>
        <w:t>？</w:t>
      </w:r>
    </w:p>
  </w:comment>
  <w:comment w:id="11" w:author="小房" w:date="2021-01-22T16:56:31Z" w:initials="">
    <w:p w14:paraId="FFA74F80">
      <w:pPr>
        <w:pStyle w:val="2"/>
        <w:rPr>
          <w:rFonts w:hint="eastAsia"/>
          <w:lang w:val="en-US" w:eastAsia="zh-Hans"/>
        </w:rPr>
      </w:pPr>
      <w:r>
        <w:rPr>
          <w:rFonts w:hint="eastAsia"/>
          <w:lang w:val="en-US" w:eastAsia="zh-Hans"/>
        </w:rPr>
        <w:t>以上这些步骤</w:t>
      </w:r>
      <w:r>
        <w:rPr>
          <w:rFonts w:hint="default"/>
          <w:lang w:eastAsia="zh-Hans"/>
        </w:rPr>
        <w:t>，1</w:t>
      </w:r>
      <w:r>
        <w:rPr>
          <w:rFonts w:hint="eastAsia"/>
          <w:lang w:val="en-US" w:eastAsia="zh-Hans"/>
        </w:rPr>
        <w:t>.</w:t>
      </w:r>
      <w:r>
        <w:rPr>
          <w:rFonts w:hint="default"/>
          <w:lang w:eastAsia="zh-Hans"/>
        </w:rPr>
        <w:t xml:space="preserve"> </w:t>
      </w:r>
      <w:r>
        <w:rPr>
          <w:rFonts w:hint="eastAsia"/>
          <w:lang w:val="en-US" w:eastAsia="zh-Hans"/>
        </w:rPr>
        <w:t>能不能写的再详细一点</w:t>
      </w:r>
    </w:p>
    <w:p w14:paraId="679F5C27">
      <w:pPr>
        <w:pStyle w:val="2"/>
        <w:rPr>
          <w:rFonts w:hint="eastAsia"/>
          <w:lang w:eastAsia="zh-Hans"/>
        </w:rPr>
      </w:pPr>
      <w:r>
        <w:rPr>
          <w:rFonts w:hint="default"/>
          <w:lang w:eastAsia="zh-Hans"/>
        </w:rPr>
        <w:t>2</w:t>
      </w:r>
      <w:r>
        <w:rPr>
          <w:rFonts w:hint="eastAsia"/>
          <w:lang w:val="en-US" w:eastAsia="zh-Hans"/>
        </w:rPr>
        <w:t>.</w:t>
      </w:r>
      <w:r>
        <w:rPr>
          <w:rFonts w:hint="default"/>
          <w:lang w:eastAsia="zh-Hans"/>
        </w:rPr>
        <w:t xml:space="preserve"> </w:t>
      </w:r>
      <w:r>
        <w:rPr>
          <w:rFonts w:hint="eastAsia"/>
          <w:lang w:val="en-US" w:eastAsia="zh-Hans"/>
        </w:rPr>
        <w:t>加个伪代码</w:t>
      </w:r>
      <w:r>
        <w:rPr>
          <w:rFonts w:hint="default"/>
          <w:lang w:eastAsia="zh-Hans"/>
        </w:rPr>
        <w:t xml:space="preserve"> </w:t>
      </w:r>
      <w:r>
        <w:rPr>
          <w:rFonts w:hint="eastAsia"/>
          <w:lang w:val="en-US" w:eastAsia="zh-Hans"/>
        </w:rPr>
        <w:t>算法的形式</w:t>
      </w:r>
    </w:p>
  </w:comment>
  <w:comment w:id="12" w:author="小房" w:date="2021-01-22T16:30:45Z" w:initials="">
    <w:p w14:paraId="1EB6076F">
      <w:pPr>
        <w:pStyle w:val="2"/>
        <w:rPr>
          <w:rFonts w:hint="eastAsia" w:eastAsiaTheme="minorEastAsia"/>
          <w:lang w:val="en-US" w:eastAsia="zh-Hans"/>
        </w:rPr>
      </w:pPr>
      <w:r>
        <w:rPr>
          <w:rFonts w:hint="eastAsia"/>
          <w:lang w:val="en-US" w:eastAsia="zh-Hans"/>
        </w:rPr>
        <w:t>这些具体参数写上</w:t>
      </w:r>
      <w:r>
        <w:rPr>
          <w:rFonts w:hint="default"/>
          <w:lang w:eastAsia="zh-Hans"/>
        </w:rPr>
        <w:t>，</w:t>
      </w:r>
      <w:r>
        <w:rPr>
          <w:rFonts w:hint="eastAsia"/>
          <w:lang w:val="en-US" w:eastAsia="zh-Hans"/>
        </w:rPr>
        <w:t>可以形成一个表格的形式</w:t>
      </w:r>
    </w:p>
  </w:comment>
  <w:comment w:id="13" w:author="小房" w:date="2021-01-22T16:33:02Z" w:initials="">
    <w:p w14:paraId="FFFD82DA">
      <w:pPr>
        <w:pStyle w:val="2"/>
        <w:rPr>
          <w:rFonts w:hint="eastAsia"/>
          <w:lang w:val="en-US" w:eastAsia="zh-Hans"/>
        </w:rPr>
      </w:pPr>
      <w:r>
        <w:rPr>
          <w:rFonts w:hint="eastAsia"/>
          <w:lang w:val="en-US" w:eastAsia="zh-Hans"/>
        </w:rPr>
        <w:t>为什么</w:t>
      </w:r>
      <w:r>
        <w:rPr>
          <w:rFonts w:hint="default"/>
          <w:lang w:eastAsia="zh-Hans"/>
        </w:rPr>
        <w:t>？</w:t>
      </w:r>
    </w:p>
  </w:comment>
  <w:comment w:id="14" w:author="小房" w:date="2021-01-22T16:34:50Z" w:initials="">
    <w:p w14:paraId="BEFA9769">
      <w:pPr>
        <w:pStyle w:val="2"/>
        <w:rPr>
          <w:rFonts w:hint="eastAsia" w:eastAsiaTheme="minorEastAsia"/>
          <w:lang w:val="en-US" w:eastAsia="zh-Hans"/>
        </w:rPr>
      </w:pPr>
      <w:r>
        <w:rPr>
          <w:rFonts w:hint="eastAsia"/>
          <w:lang w:val="en-US" w:eastAsia="zh-Hans"/>
        </w:rPr>
        <w:t>为什么</w:t>
      </w:r>
      <w:r>
        <w:rPr>
          <w:rFonts w:hint="default"/>
          <w:lang w:eastAsia="zh-Hans"/>
        </w:rPr>
        <w:t>？</w:t>
      </w:r>
      <w:r>
        <w:rPr>
          <w:rFonts w:hint="eastAsia"/>
          <w:lang w:val="en-US" w:eastAsia="zh-Hans"/>
        </w:rPr>
        <w:t>理论分析一下最高可以支持多少设备</w:t>
      </w:r>
      <w:r>
        <w:rPr>
          <w:rFonts w:hint="default"/>
          <w:lang w:eastAsia="zh-Hans"/>
        </w:rPr>
        <w:t>？</w:t>
      </w:r>
    </w:p>
  </w:comment>
  <w:comment w:id="15" w:author="小房" w:date="2021-01-22T16:34:50Z" w:initials="">
    <w:p w14:paraId="7F2C7B0C">
      <w:pPr>
        <w:pStyle w:val="2"/>
        <w:rPr>
          <w:rFonts w:hint="eastAsia" w:eastAsiaTheme="minorEastAsia"/>
          <w:lang w:val="en-US" w:eastAsia="zh-Hans"/>
        </w:rPr>
      </w:pPr>
      <w:r>
        <w:rPr>
          <w:rFonts w:hint="eastAsia"/>
          <w:lang w:val="en-US" w:eastAsia="zh-Hans"/>
        </w:rPr>
        <w:t>为什么</w:t>
      </w:r>
      <w:r>
        <w:rPr>
          <w:rFonts w:hint="default"/>
          <w:lang w:eastAsia="zh-Hans"/>
        </w:rPr>
        <w:t>？</w:t>
      </w:r>
      <w:r>
        <w:rPr>
          <w:rFonts w:hint="eastAsia"/>
          <w:lang w:val="en-US" w:eastAsia="zh-Hans"/>
        </w:rPr>
        <w:t>理论分析一下最高可以支持多少设备</w:t>
      </w:r>
      <w:r>
        <w:rPr>
          <w:rFonts w:hint="default"/>
          <w:lang w:eastAsia="zh-Hans"/>
        </w:rPr>
        <w:t>？</w:t>
      </w:r>
    </w:p>
  </w:comment>
  <w:comment w:id="16" w:author="小房" w:date="2021-01-22T16:35:52Z" w:initials="">
    <w:p w14:paraId="ED8E7573">
      <w:pPr>
        <w:pStyle w:val="2"/>
        <w:rPr>
          <w:rFonts w:hint="eastAsia" w:eastAsiaTheme="minorEastAsia"/>
          <w:lang w:val="en-US" w:eastAsia="zh-Hans"/>
        </w:rPr>
      </w:pPr>
      <w:r>
        <w:rPr>
          <w:rFonts w:hint="eastAsia"/>
          <w:lang w:val="en-US" w:eastAsia="zh-Hans"/>
        </w:rPr>
        <w:t>对应到实际应用中也是这个时间吗</w:t>
      </w:r>
      <w:r>
        <w:rPr>
          <w:rFonts w:hint="default"/>
          <w:lang w:eastAsia="zh-Hans"/>
        </w:rPr>
        <w:t>？</w:t>
      </w:r>
    </w:p>
  </w:comment>
  <w:comment w:id="17" w:author="小房" w:date="2021-01-22T16:36:24Z" w:initials="">
    <w:p w14:paraId="7FDFF1DD">
      <w:pPr>
        <w:pStyle w:val="2"/>
        <w:rPr>
          <w:rFonts w:hint="eastAsia" w:eastAsiaTheme="minorEastAsia"/>
          <w:lang w:val="en-US" w:eastAsia="zh-Hans"/>
        </w:rPr>
      </w:pPr>
      <w:r>
        <w:rPr>
          <w:rFonts w:hint="eastAsia"/>
          <w:lang w:val="en-US" w:eastAsia="zh-Hans"/>
        </w:rPr>
        <w:t>范围是多少</w:t>
      </w:r>
      <w:r>
        <w:rPr>
          <w:rFonts w:hint="default"/>
          <w:lang w:eastAsia="zh-Hans"/>
        </w:rPr>
        <w:t>？</w:t>
      </w:r>
    </w:p>
  </w:comment>
  <w:comment w:id="18" w:author="小房" w:date="2021-01-22T16:36:39Z" w:initials="">
    <w:p w14:paraId="FDF708AE">
      <w:pPr>
        <w:pStyle w:val="2"/>
        <w:rPr>
          <w:rFonts w:hint="eastAsia" w:eastAsiaTheme="minorEastAsia"/>
          <w:lang w:val="en-US" w:eastAsia="zh-Hans"/>
        </w:rPr>
      </w:pPr>
      <w:r>
        <w:rPr>
          <w:rFonts w:hint="eastAsia"/>
          <w:lang w:val="en-US" w:eastAsia="zh-Hans"/>
        </w:rPr>
        <w:t>理论分析一下</w:t>
      </w:r>
      <w:r>
        <w:rPr>
          <w:rFonts w:hint="default"/>
          <w:lang w:eastAsia="zh-Hans"/>
        </w:rPr>
        <w:t>，</w:t>
      </w:r>
      <w:r>
        <w:rPr>
          <w:rFonts w:hint="eastAsia"/>
          <w:lang w:val="en-US" w:eastAsia="zh-Hans"/>
        </w:rPr>
        <w:t>在实际应用中会到多少</w:t>
      </w:r>
      <w:r>
        <w:rPr>
          <w:rFonts w:hint="default"/>
          <w:lang w:eastAsia="zh-Hans"/>
        </w:rPr>
        <w:t>？</w:t>
      </w:r>
    </w:p>
  </w:comment>
  <w:comment w:id="19" w:author="小房" w:date="2021-01-22T16:39:03Z" w:initials="">
    <w:p w14:paraId="1DA71E77">
      <w:pPr>
        <w:pStyle w:val="2"/>
        <w:rPr>
          <w:rFonts w:hint="eastAsia" w:eastAsiaTheme="minorEastAsia"/>
          <w:lang w:val="en-US" w:eastAsia="zh-Hans"/>
        </w:rPr>
      </w:pPr>
      <w:r>
        <w:rPr>
          <w:rFonts w:hint="eastAsia"/>
          <w:lang w:val="en-US" w:eastAsia="zh-Hans"/>
        </w:rPr>
        <w:t>这个地方怎么算</w:t>
      </w:r>
      <w:r>
        <w:rPr>
          <w:rFonts w:hint="default"/>
          <w:lang w:eastAsia="zh-Hans"/>
        </w:rPr>
        <w:t>，</w:t>
      </w:r>
      <w:r>
        <w:rPr>
          <w:rFonts w:hint="eastAsia"/>
          <w:lang w:val="en-US" w:eastAsia="zh-Hans"/>
        </w:rPr>
        <w:t>要查查传染病有关的资料</w:t>
      </w:r>
      <w:r>
        <w:rPr>
          <w:rFonts w:hint="default"/>
          <w:lang w:eastAsia="zh-Hans"/>
        </w:rPr>
        <w:t>，</w:t>
      </w:r>
      <w:r>
        <w:rPr>
          <w:rFonts w:hint="eastAsia"/>
          <w:lang w:val="en-US" w:eastAsia="zh-Hans"/>
        </w:rPr>
        <w:t>你要考虑到人群中患病的比例</w:t>
      </w:r>
      <w:r>
        <w:rPr>
          <w:rFonts w:hint="default"/>
          <w:lang w:eastAsia="zh-Hans"/>
        </w:rPr>
        <w:t>，</w:t>
      </w:r>
      <w:r>
        <w:rPr>
          <w:rFonts w:hint="eastAsia"/>
          <w:lang w:val="en-US" w:eastAsia="zh-Hans"/>
        </w:rPr>
        <w:t>然后考虑我们这个漏报的比例</w:t>
      </w:r>
      <w:r>
        <w:rPr>
          <w:rFonts w:hint="default"/>
          <w:lang w:eastAsia="zh-Hans"/>
        </w:rPr>
        <w:t>。</w:t>
      </w:r>
      <w:r>
        <w:rPr>
          <w:rFonts w:hint="eastAsia"/>
          <w:lang w:val="en-US" w:eastAsia="zh-Hans"/>
        </w:rPr>
        <w:t>还有你没有写怎么算俩个人有接触</w:t>
      </w:r>
      <w:r>
        <w:rPr>
          <w:rFonts w:hint="default"/>
          <w:lang w:eastAsia="zh-Hans"/>
        </w:rPr>
        <w:t>？</w:t>
      </w:r>
      <w:r>
        <w:rPr>
          <w:rFonts w:hint="eastAsia"/>
          <w:lang w:val="en-US" w:eastAsia="zh-Hans"/>
        </w:rPr>
        <w:t>我之前写的是有个时间段的</w:t>
      </w:r>
      <w:r>
        <w:rPr>
          <w:rFonts w:hint="default"/>
          <w:lang w:eastAsia="zh-Hans"/>
        </w:rPr>
        <w:t>。</w:t>
      </w:r>
      <w:r>
        <w:rPr>
          <w:rFonts w:hint="eastAsia"/>
          <w:lang w:val="en-US" w:eastAsia="zh-Hans"/>
        </w:rPr>
        <w:t>还有就是你一个包的丢失不一定就会导致误报</w:t>
      </w:r>
      <w:r>
        <w:rPr>
          <w:rFonts w:hint="default"/>
          <w:lang w:eastAsia="zh-Hans"/>
        </w:rPr>
        <w:t>，</w:t>
      </w:r>
      <w:r>
        <w:rPr>
          <w:rFonts w:hint="eastAsia"/>
          <w:lang w:val="en-US" w:eastAsia="zh-Hans"/>
        </w:rPr>
        <w:t>因为例如一个人在某处停留一小时</w:t>
      </w:r>
      <w:r>
        <w:rPr>
          <w:rFonts w:hint="default"/>
          <w:lang w:eastAsia="zh-Hans"/>
        </w:rPr>
        <w:t>，</w:t>
      </w:r>
      <w:r>
        <w:rPr>
          <w:rFonts w:hint="eastAsia"/>
          <w:lang w:val="en-US" w:eastAsia="zh-Hans"/>
        </w:rPr>
        <w:t>只要有几次收到了数据</w:t>
      </w:r>
      <w:r>
        <w:rPr>
          <w:rFonts w:hint="default"/>
          <w:lang w:eastAsia="zh-Hans"/>
        </w:rPr>
        <w:t>，</w:t>
      </w:r>
      <w:r>
        <w:rPr>
          <w:rFonts w:hint="eastAsia"/>
          <w:lang w:val="en-US" w:eastAsia="zh-Hans"/>
        </w:rPr>
        <w:t>丢了一些也可以的</w:t>
      </w:r>
      <w:r>
        <w:rPr>
          <w:rFonts w:hint="default"/>
          <w:lang w:eastAsia="zh-Hans"/>
        </w:rPr>
        <w:t>，</w:t>
      </w:r>
      <w:r>
        <w:rPr>
          <w:rFonts w:hint="eastAsia"/>
          <w:lang w:val="en-US" w:eastAsia="zh-Hans"/>
        </w:rPr>
        <w:t>所以你这个单次丢包率并不直接是误判一个人的概率</w:t>
      </w:r>
      <w:r>
        <w:rPr>
          <w:rFonts w:hint="default"/>
          <w:lang w:eastAsia="zh-Hans"/>
        </w:rPr>
        <w:t>，</w:t>
      </w:r>
      <w:r>
        <w:rPr>
          <w:rFonts w:hint="eastAsia"/>
          <w:lang w:val="en-US" w:eastAsia="zh-Hans"/>
        </w:rPr>
        <w:t>你可以加一些假设</w:t>
      </w:r>
      <w:r>
        <w:rPr>
          <w:rFonts w:hint="default"/>
          <w:lang w:eastAsia="zh-Hans"/>
        </w:rPr>
        <w:t>，</w:t>
      </w:r>
      <w:r>
        <w:rPr>
          <w:rFonts w:hint="eastAsia"/>
          <w:lang w:val="en-US" w:eastAsia="zh-Hans"/>
        </w:rPr>
        <w:t>比如一般一个人停留多久</w:t>
      </w:r>
      <w:r>
        <w:rPr>
          <w:rFonts w:hint="default"/>
          <w:lang w:eastAsia="zh-Hans"/>
        </w:rPr>
        <w:t>，</w:t>
      </w:r>
      <w:r>
        <w:rPr>
          <w:rFonts w:hint="eastAsia"/>
          <w:lang w:val="en-US" w:eastAsia="zh-Hans"/>
        </w:rPr>
        <w:t>要连续丢多少次才会完全误判</w:t>
      </w:r>
      <w:r>
        <w:rPr>
          <w:rFonts w:hint="default"/>
          <w:lang w:eastAsia="zh-Hans"/>
        </w:rPr>
        <w:t>，</w:t>
      </w:r>
      <w:r>
        <w:rPr>
          <w:rFonts w:hint="eastAsia"/>
          <w:lang w:val="en-US" w:eastAsia="zh-Hans"/>
        </w:rPr>
        <w:t>而连续丢的概率极低</w:t>
      </w:r>
      <w:r>
        <w:rPr>
          <w:rFonts w:hint="default"/>
          <w:lang w:eastAsia="zh-Hans"/>
        </w:rPr>
        <w:t>。</w:t>
      </w:r>
      <w:r>
        <w:rPr>
          <w:rFonts w:hint="eastAsia"/>
          <w:lang w:val="en-US" w:eastAsia="zh-Hans"/>
        </w:rPr>
        <w:t>你现在这个误判率有点高</w:t>
      </w:r>
      <w:r>
        <w:rPr>
          <w:rFonts w:hint="default"/>
          <w:lang w:eastAsia="zh-Hans"/>
        </w:rPr>
        <w:t>，</w:t>
      </w:r>
      <w:r>
        <w:rPr>
          <w:rFonts w:hint="eastAsia"/>
          <w:lang w:val="en-US" w:eastAsia="zh-Hans"/>
        </w:rPr>
        <w:t>显得我们系统鲁棒性很低</w:t>
      </w:r>
      <w:r>
        <w:rPr>
          <w:rFonts w:hint="default"/>
          <w:lang w:eastAsia="zh-Hans"/>
        </w:rPr>
        <w:t>。</w:t>
      </w:r>
    </w:p>
  </w:comment>
  <w:comment w:id="20" w:author="小房" w:date="2021-01-22T16:52:13Z" w:initials="">
    <w:p w14:paraId="F7AF3FD9">
      <w:pPr>
        <w:pStyle w:val="2"/>
        <w:rPr>
          <w:rFonts w:hint="eastAsia" w:eastAsiaTheme="minorEastAsia"/>
          <w:lang w:val="en-US" w:eastAsia="zh-Hans"/>
        </w:rPr>
      </w:pPr>
      <w:r>
        <w:rPr>
          <w:rFonts w:hint="eastAsia"/>
          <w:lang w:val="en-US" w:eastAsia="zh-Hans"/>
        </w:rPr>
        <w:t>不足说的详细一点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E2F75756" w15:done="1"/>
  <w15:commentEx w15:paraId="FBFD2CA0" w15:done="1"/>
  <w15:commentEx w15:paraId="FFFFDB90" w15:done="0"/>
  <w15:commentEx w15:paraId="7DFF1A80" w15:done="1"/>
  <w15:commentEx w15:paraId="FFD7A4D9" w15:done="1"/>
  <w15:commentEx w15:paraId="7F798058" w15:done="1"/>
  <w15:commentEx w15:paraId="2DFE194D" w15:done="0"/>
  <w15:commentEx w15:paraId="37EF113E" w15:done="0"/>
  <w15:commentEx w15:paraId="4FD9311B" w15:done="0"/>
  <w15:commentEx w15:paraId="6EEF925C" w15:done="0"/>
  <w15:commentEx w15:paraId="EBA9E2EF" w15:done="0"/>
  <w15:commentEx w15:paraId="679F5C27" w15:done="0"/>
  <w15:commentEx w15:paraId="1EB6076F" w15:done="1"/>
  <w15:commentEx w15:paraId="FFFD82DA" w15:done="1"/>
  <w15:commentEx w15:paraId="BEFA9769" w15:done="1"/>
  <w15:commentEx w15:paraId="7F2C7B0C" w15:done="1"/>
  <w15:commentEx w15:paraId="ED8E7573" w15:done="1"/>
  <w15:commentEx w15:paraId="7FDFF1DD" w15:done="1"/>
  <w15:commentEx w15:paraId="FDF708AE" w15:done="1"/>
  <w15:commentEx w15:paraId="1DA71E77" w15:done="1"/>
  <w15:commentEx w15:paraId="F7AF3FD9"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00000000" w:usb1="0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0" w:usb1="00000000" w:usb2="00000000" w:usb3="00000000" w:csb0="00040000"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DengXian">
    <w:altName w:val="汉仪中等线KW"/>
    <w:panose1 w:val="02010600030101010101"/>
    <w:charset w:val="86"/>
    <w:family w:val="auto"/>
    <w:pitch w:val="default"/>
    <w:sig w:usb0="00000000" w:usb1="00000000" w:usb2="00000016" w:usb3="00000000" w:csb0="0004000F" w:csb1="00000000"/>
  </w:font>
  <w:font w:name="DengXian Light">
    <w:altName w:val="汉仪中等线KW"/>
    <w:panose1 w:val="02010600030101010101"/>
    <w:charset w:val="86"/>
    <w:family w:val="auto"/>
    <w:pitch w:val="default"/>
    <w:sig w:usb0="00000000" w:usb1="00000000" w:usb2="00000016" w:usb3="00000000" w:csb0="0004000F" w:csb1="00000000"/>
  </w:font>
  <w:font w:name="Calibri Light">
    <w:altName w:val="Helvetica Neue"/>
    <w:panose1 w:val="020F0302020204030204"/>
    <w:charset w:val="00"/>
    <w:family w:val="swiss"/>
    <w:pitch w:val="default"/>
    <w:sig w:usb0="00000000" w:usb1="00000000" w:usb2="00000009" w:usb3="00000000" w:csb0="000001FF"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Apple Color Emoji">
    <w:panose1 w:val="00000000000000000000"/>
    <w:charset w:val="00"/>
    <w:family w:val="auto"/>
    <w:pitch w:val="default"/>
    <w:sig w:usb0="00000003" w:usb1="18000000" w:usb2="14000000" w:usb3="00000000" w:csb0="00000001" w:csb1="00000000"/>
  </w:font>
  <w:font w:name="andale mono">
    <w:panose1 w:val="020B0509000000000004"/>
    <w:charset w:val="00"/>
    <w:family w:val="auto"/>
    <w:pitch w:val="default"/>
    <w:sig w:usb0="00000287" w:usb1="00000000"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0"/>
      </w:rPr>
      <w:id w:val="174845785"/>
    </w:sdtPr>
    <w:sdtEndPr>
      <w:rPr>
        <w:rStyle w:val="10"/>
      </w:rPr>
    </w:sdtEndPr>
    <w:sdtContent>
      <w:p>
        <w:pPr>
          <w:pStyle w:val="3"/>
          <w:framePr w:wrap="around" w:vAnchor="text" w:hAnchor="margin" w:xAlign="center" w:y="1"/>
          <w:rPr>
            <w:rStyle w:val="10"/>
          </w:rPr>
        </w:pPr>
        <w:r>
          <w:rPr>
            <w:rStyle w:val="10"/>
          </w:rPr>
          <w:fldChar w:fldCharType="begin"/>
        </w:r>
        <w:r>
          <w:rPr>
            <w:rStyle w:val="10"/>
          </w:rPr>
          <w:instrText xml:space="preserve"> PAGE </w:instrText>
        </w:r>
        <w:r>
          <w:rPr>
            <w:rStyle w:val="10"/>
          </w:rPr>
          <w:fldChar w:fldCharType="separate"/>
        </w:r>
        <w:r>
          <w:rPr>
            <w:rStyle w:val="10"/>
          </w:rPr>
          <w:t>10</w:t>
        </w:r>
        <w:r>
          <w:rPr>
            <w:rStyle w:val="10"/>
          </w:rPr>
          <w:fldChar w:fldCharType="end"/>
        </w:r>
      </w:p>
    </w:sdtContent>
  </w:sdt>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0"/>
      </w:rPr>
      <w:id w:val="1748918184"/>
    </w:sdtPr>
    <w:sdtEndPr>
      <w:rPr>
        <w:rStyle w:val="10"/>
      </w:rPr>
    </w:sdtEndPr>
    <w:sdtContent>
      <w:p>
        <w:pPr>
          <w:pStyle w:val="3"/>
          <w:framePr w:wrap="around" w:vAnchor="text" w:hAnchor="margin" w:xAlign="center" w:y="1"/>
          <w:rPr>
            <w:rStyle w:val="10"/>
          </w:rPr>
        </w:pPr>
        <w:r>
          <w:rPr>
            <w:rStyle w:val="10"/>
          </w:rPr>
          <w:fldChar w:fldCharType="begin"/>
        </w:r>
        <w:r>
          <w:rPr>
            <w:rStyle w:val="10"/>
          </w:rPr>
          <w:instrText xml:space="preserve"> PAGE </w:instrText>
        </w:r>
        <w:r>
          <w:rPr>
            <w:rStyle w:val="10"/>
          </w:rP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455DA"/>
    <w:multiLevelType w:val="multilevel"/>
    <w:tmpl w:val="215455DA"/>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
    <w:nsid w:val="5F170DC3"/>
    <w:multiLevelType w:val="singleLevel"/>
    <w:tmpl w:val="5F170DC3"/>
    <w:lvl w:ilvl="0" w:tentative="0">
      <w:start w:val="1"/>
      <w:numFmt w:val="decimal"/>
      <w:suff w:val="nothing"/>
      <w:lvlText w:val="（%1）"/>
      <w:lvlJc w:val="left"/>
    </w:lvl>
  </w:abstractNum>
  <w:abstractNum w:abstractNumId="2">
    <w:nsid w:val="600A950E"/>
    <w:multiLevelType w:val="singleLevel"/>
    <w:tmpl w:val="600A950E"/>
    <w:lvl w:ilvl="0" w:tentative="0">
      <w:start w:val="1"/>
      <w:numFmt w:val="decimal"/>
      <w:suff w:val="space"/>
      <w:lvlText w:val="%1."/>
      <w:lvlJc w:val="left"/>
    </w:lvl>
  </w:abstractNum>
  <w:abstractNum w:abstractNumId="3">
    <w:nsid w:val="600E3D7E"/>
    <w:multiLevelType w:val="multilevel"/>
    <w:tmpl w:val="600E3D7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6BD10A2A"/>
    <w:multiLevelType w:val="multilevel"/>
    <w:tmpl w:val="6BD10A2A"/>
    <w:lvl w:ilvl="0" w:tentative="0">
      <w:start w:val="1"/>
      <w:numFmt w:val="japaneseCounting"/>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FCE1401"/>
    <w:multiLevelType w:val="multilevel"/>
    <w:tmpl w:val="6FCE1401"/>
    <w:lvl w:ilvl="0" w:tentative="0">
      <w:start w:val="1"/>
      <w:numFmt w:val="lowerLetter"/>
      <w:lvlText w:val="(%1)"/>
      <w:lvlJc w:val="left"/>
      <w:pPr>
        <w:ind w:left="6300" w:hanging="4320"/>
      </w:pPr>
      <w:rPr>
        <w:rFonts w:hint="default"/>
      </w:rPr>
    </w:lvl>
    <w:lvl w:ilvl="1" w:tentative="0">
      <w:start w:val="1"/>
      <w:numFmt w:val="lowerLetter"/>
      <w:lvlText w:val="%2."/>
      <w:lvlJc w:val="left"/>
      <w:pPr>
        <w:ind w:left="3060" w:hanging="360"/>
      </w:pPr>
    </w:lvl>
    <w:lvl w:ilvl="2" w:tentative="0">
      <w:start w:val="1"/>
      <w:numFmt w:val="lowerRoman"/>
      <w:lvlText w:val="%3."/>
      <w:lvlJc w:val="right"/>
      <w:pPr>
        <w:ind w:left="3780" w:hanging="180"/>
      </w:pPr>
    </w:lvl>
    <w:lvl w:ilvl="3" w:tentative="0">
      <w:start w:val="1"/>
      <w:numFmt w:val="decimal"/>
      <w:lvlText w:val="%4."/>
      <w:lvlJc w:val="left"/>
      <w:pPr>
        <w:ind w:left="4500" w:hanging="360"/>
      </w:pPr>
    </w:lvl>
    <w:lvl w:ilvl="4" w:tentative="0">
      <w:start w:val="1"/>
      <w:numFmt w:val="lowerLetter"/>
      <w:lvlText w:val="%5."/>
      <w:lvlJc w:val="left"/>
      <w:pPr>
        <w:ind w:left="5220" w:hanging="360"/>
      </w:pPr>
    </w:lvl>
    <w:lvl w:ilvl="5" w:tentative="0">
      <w:start w:val="1"/>
      <w:numFmt w:val="lowerRoman"/>
      <w:lvlText w:val="%6."/>
      <w:lvlJc w:val="right"/>
      <w:pPr>
        <w:ind w:left="5940" w:hanging="180"/>
      </w:pPr>
    </w:lvl>
    <w:lvl w:ilvl="6" w:tentative="0">
      <w:start w:val="1"/>
      <w:numFmt w:val="decimal"/>
      <w:lvlText w:val="%7."/>
      <w:lvlJc w:val="left"/>
      <w:pPr>
        <w:ind w:left="6660" w:hanging="360"/>
      </w:pPr>
    </w:lvl>
    <w:lvl w:ilvl="7" w:tentative="0">
      <w:start w:val="1"/>
      <w:numFmt w:val="lowerLetter"/>
      <w:lvlText w:val="%8."/>
      <w:lvlJc w:val="left"/>
      <w:pPr>
        <w:ind w:left="7380" w:hanging="360"/>
      </w:pPr>
    </w:lvl>
    <w:lvl w:ilvl="8" w:tentative="0">
      <w:start w:val="1"/>
      <w:numFmt w:val="lowerRoman"/>
      <w:lvlText w:val="%9."/>
      <w:lvlJc w:val="right"/>
      <w:pPr>
        <w:ind w:left="8100" w:hanging="180"/>
      </w:pPr>
    </w:lvl>
  </w:abstractNum>
  <w:num w:numId="1">
    <w:abstractNumId w:val="2"/>
  </w:num>
  <w:num w:numId="2">
    <w:abstractNumId w:val="4"/>
  </w:num>
  <w:num w:numId="3">
    <w:abstractNumId w:val="1"/>
  </w:num>
  <w:num w:numId="4">
    <w:abstractNumId w:val="3"/>
  </w:num>
  <w:num w:numId="5">
    <w:abstractNumId w:val="0"/>
  </w:num>
  <w:num w:numId="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小房">
    <w15:presenceInfo w15:providerId="WPS Office" w15:userId="2285043528"/>
  </w15:person>
  <w15:person w15:author="丧钟1420093349">
    <w15:presenceInfo w15:providerId="WPS Office" w15:userId="537306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bordersDoNotSurroundHeader w:val="0"/>
  <w:bordersDoNotSurroundFooter w:val="0"/>
  <w:trackRevisions w:val="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3AB"/>
    <w:rsid w:val="00000669"/>
    <w:rsid w:val="00001F5F"/>
    <w:rsid w:val="0000221A"/>
    <w:rsid w:val="000029F0"/>
    <w:rsid w:val="00003966"/>
    <w:rsid w:val="00004E5D"/>
    <w:rsid w:val="00005708"/>
    <w:rsid w:val="000064A9"/>
    <w:rsid w:val="00006E90"/>
    <w:rsid w:val="000072C9"/>
    <w:rsid w:val="00007C3E"/>
    <w:rsid w:val="00010C35"/>
    <w:rsid w:val="00010FF0"/>
    <w:rsid w:val="00012B1B"/>
    <w:rsid w:val="00013210"/>
    <w:rsid w:val="000144AA"/>
    <w:rsid w:val="00015431"/>
    <w:rsid w:val="0001668A"/>
    <w:rsid w:val="00020033"/>
    <w:rsid w:val="00020C65"/>
    <w:rsid w:val="000211FF"/>
    <w:rsid w:val="00026B64"/>
    <w:rsid w:val="00026EEF"/>
    <w:rsid w:val="00027CF1"/>
    <w:rsid w:val="00030072"/>
    <w:rsid w:val="00030D66"/>
    <w:rsid w:val="00032449"/>
    <w:rsid w:val="00033A02"/>
    <w:rsid w:val="00033DA2"/>
    <w:rsid w:val="00034A86"/>
    <w:rsid w:val="00045122"/>
    <w:rsid w:val="000451FC"/>
    <w:rsid w:val="000458F6"/>
    <w:rsid w:val="00046CF8"/>
    <w:rsid w:val="0004713C"/>
    <w:rsid w:val="00047603"/>
    <w:rsid w:val="00047BDF"/>
    <w:rsid w:val="00047C1A"/>
    <w:rsid w:val="00047C34"/>
    <w:rsid w:val="00051490"/>
    <w:rsid w:val="00051D5B"/>
    <w:rsid w:val="00052DBE"/>
    <w:rsid w:val="000532FA"/>
    <w:rsid w:val="00053696"/>
    <w:rsid w:val="00054B39"/>
    <w:rsid w:val="000562B4"/>
    <w:rsid w:val="000569E5"/>
    <w:rsid w:val="0006013C"/>
    <w:rsid w:val="00061A4E"/>
    <w:rsid w:val="00062B58"/>
    <w:rsid w:val="000647DF"/>
    <w:rsid w:val="00067518"/>
    <w:rsid w:val="000675AA"/>
    <w:rsid w:val="00070A8F"/>
    <w:rsid w:val="0007199E"/>
    <w:rsid w:val="00072800"/>
    <w:rsid w:val="00073735"/>
    <w:rsid w:val="00073F15"/>
    <w:rsid w:val="00074146"/>
    <w:rsid w:val="000747E6"/>
    <w:rsid w:val="00074C89"/>
    <w:rsid w:val="00076CEA"/>
    <w:rsid w:val="00077541"/>
    <w:rsid w:val="000805BF"/>
    <w:rsid w:val="00080F7B"/>
    <w:rsid w:val="00081312"/>
    <w:rsid w:val="00084243"/>
    <w:rsid w:val="000857FC"/>
    <w:rsid w:val="00086E55"/>
    <w:rsid w:val="00087FD6"/>
    <w:rsid w:val="000908A7"/>
    <w:rsid w:val="00090BD7"/>
    <w:rsid w:val="000935E7"/>
    <w:rsid w:val="000940D1"/>
    <w:rsid w:val="00094D86"/>
    <w:rsid w:val="000A0329"/>
    <w:rsid w:val="000A36B8"/>
    <w:rsid w:val="000A3AD7"/>
    <w:rsid w:val="000A3FFD"/>
    <w:rsid w:val="000A555A"/>
    <w:rsid w:val="000A7611"/>
    <w:rsid w:val="000B3102"/>
    <w:rsid w:val="000B32E7"/>
    <w:rsid w:val="000B35D8"/>
    <w:rsid w:val="000B53E3"/>
    <w:rsid w:val="000B5BFE"/>
    <w:rsid w:val="000B79D5"/>
    <w:rsid w:val="000C0B2C"/>
    <w:rsid w:val="000C18C0"/>
    <w:rsid w:val="000C1CE4"/>
    <w:rsid w:val="000C2682"/>
    <w:rsid w:val="000C4357"/>
    <w:rsid w:val="000C5F41"/>
    <w:rsid w:val="000C72F2"/>
    <w:rsid w:val="000D06AD"/>
    <w:rsid w:val="000D2A59"/>
    <w:rsid w:val="000D41E0"/>
    <w:rsid w:val="000D49FB"/>
    <w:rsid w:val="000D5113"/>
    <w:rsid w:val="000D55FD"/>
    <w:rsid w:val="000D5A7C"/>
    <w:rsid w:val="000D6009"/>
    <w:rsid w:val="000D702B"/>
    <w:rsid w:val="000D7060"/>
    <w:rsid w:val="000D7412"/>
    <w:rsid w:val="000E3202"/>
    <w:rsid w:val="000E3C3F"/>
    <w:rsid w:val="000E432E"/>
    <w:rsid w:val="000E592F"/>
    <w:rsid w:val="000E5D16"/>
    <w:rsid w:val="000E5EC2"/>
    <w:rsid w:val="000E6137"/>
    <w:rsid w:val="000E74EE"/>
    <w:rsid w:val="000F0367"/>
    <w:rsid w:val="000F071D"/>
    <w:rsid w:val="000F0BE7"/>
    <w:rsid w:val="000F114A"/>
    <w:rsid w:val="000F1214"/>
    <w:rsid w:val="000F40EE"/>
    <w:rsid w:val="000F6FD3"/>
    <w:rsid w:val="00101425"/>
    <w:rsid w:val="00102658"/>
    <w:rsid w:val="00105722"/>
    <w:rsid w:val="00106364"/>
    <w:rsid w:val="00107744"/>
    <w:rsid w:val="00107D4A"/>
    <w:rsid w:val="001105A5"/>
    <w:rsid w:val="00110D44"/>
    <w:rsid w:val="00111393"/>
    <w:rsid w:val="00113363"/>
    <w:rsid w:val="00113515"/>
    <w:rsid w:val="0011473D"/>
    <w:rsid w:val="00115C01"/>
    <w:rsid w:val="001251E7"/>
    <w:rsid w:val="00125368"/>
    <w:rsid w:val="00125E62"/>
    <w:rsid w:val="0012664C"/>
    <w:rsid w:val="00126D4E"/>
    <w:rsid w:val="0013098C"/>
    <w:rsid w:val="00130C4D"/>
    <w:rsid w:val="001326ED"/>
    <w:rsid w:val="00134A7A"/>
    <w:rsid w:val="001361AF"/>
    <w:rsid w:val="0013654A"/>
    <w:rsid w:val="00137373"/>
    <w:rsid w:val="00141A7C"/>
    <w:rsid w:val="00141ADA"/>
    <w:rsid w:val="00142910"/>
    <w:rsid w:val="001522BE"/>
    <w:rsid w:val="001535A5"/>
    <w:rsid w:val="00153EA0"/>
    <w:rsid w:val="00155EED"/>
    <w:rsid w:val="00156BF0"/>
    <w:rsid w:val="00161EAB"/>
    <w:rsid w:val="0016212E"/>
    <w:rsid w:val="00163EF0"/>
    <w:rsid w:val="00164C59"/>
    <w:rsid w:val="0016631C"/>
    <w:rsid w:val="00170E4B"/>
    <w:rsid w:val="0017212F"/>
    <w:rsid w:val="00172774"/>
    <w:rsid w:val="0017333E"/>
    <w:rsid w:val="00173C45"/>
    <w:rsid w:val="00175983"/>
    <w:rsid w:val="00176D0D"/>
    <w:rsid w:val="0017761E"/>
    <w:rsid w:val="00177E97"/>
    <w:rsid w:val="0018032E"/>
    <w:rsid w:val="00180BF2"/>
    <w:rsid w:val="0018198A"/>
    <w:rsid w:val="00182F25"/>
    <w:rsid w:val="00190C9B"/>
    <w:rsid w:val="00190EA1"/>
    <w:rsid w:val="0019264E"/>
    <w:rsid w:val="00194239"/>
    <w:rsid w:val="00196C59"/>
    <w:rsid w:val="00197E97"/>
    <w:rsid w:val="001A01FE"/>
    <w:rsid w:val="001A2113"/>
    <w:rsid w:val="001A32C2"/>
    <w:rsid w:val="001A350F"/>
    <w:rsid w:val="001A3E07"/>
    <w:rsid w:val="001A563D"/>
    <w:rsid w:val="001A7F6A"/>
    <w:rsid w:val="001B047F"/>
    <w:rsid w:val="001B054F"/>
    <w:rsid w:val="001B0D75"/>
    <w:rsid w:val="001B17A1"/>
    <w:rsid w:val="001B27A0"/>
    <w:rsid w:val="001B3EEA"/>
    <w:rsid w:val="001B5FB0"/>
    <w:rsid w:val="001B7B39"/>
    <w:rsid w:val="001C10C1"/>
    <w:rsid w:val="001C13CA"/>
    <w:rsid w:val="001C1DDE"/>
    <w:rsid w:val="001C2F2F"/>
    <w:rsid w:val="001C321D"/>
    <w:rsid w:val="001C49B4"/>
    <w:rsid w:val="001C4C22"/>
    <w:rsid w:val="001C5EBA"/>
    <w:rsid w:val="001C611A"/>
    <w:rsid w:val="001C62F2"/>
    <w:rsid w:val="001C6ABE"/>
    <w:rsid w:val="001C7518"/>
    <w:rsid w:val="001D027A"/>
    <w:rsid w:val="001D0945"/>
    <w:rsid w:val="001D2954"/>
    <w:rsid w:val="001D3898"/>
    <w:rsid w:val="001D5C47"/>
    <w:rsid w:val="001D777D"/>
    <w:rsid w:val="001E1CC8"/>
    <w:rsid w:val="001E279C"/>
    <w:rsid w:val="001E2820"/>
    <w:rsid w:val="001E29E4"/>
    <w:rsid w:val="001E2E8D"/>
    <w:rsid w:val="001E30E8"/>
    <w:rsid w:val="001E3C89"/>
    <w:rsid w:val="001E3EAC"/>
    <w:rsid w:val="001E4115"/>
    <w:rsid w:val="001E48F1"/>
    <w:rsid w:val="001E7BC3"/>
    <w:rsid w:val="001F11AE"/>
    <w:rsid w:val="001F1B9D"/>
    <w:rsid w:val="001F21DB"/>
    <w:rsid w:val="001F29E6"/>
    <w:rsid w:val="001F419B"/>
    <w:rsid w:val="001F4497"/>
    <w:rsid w:val="001F4975"/>
    <w:rsid w:val="001F6CD2"/>
    <w:rsid w:val="001F6D4B"/>
    <w:rsid w:val="001F731B"/>
    <w:rsid w:val="00200B1C"/>
    <w:rsid w:val="0020237B"/>
    <w:rsid w:val="002029B5"/>
    <w:rsid w:val="00202D3C"/>
    <w:rsid w:val="002074D6"/>
    <w:rsid w:val="0021143A"/>
    <w:rsid w:val="00211933"/>
    <w:rsid w:val="002126B9"/>
    <w:rsid w:val="00213FCF"/>
    <w:rsid w:val="00215094"/>
    <w:rsid w:val="00220057"/>
    <w:rsid w:val="002203B7"/>
    <w:rsid w:val="00221AC3"/>
    <w:rsid w:val="002223E5"/>
    <w:rsid w:val="00223232"/>
    <w:rsid w:val="00225716"/>
    <w:rsid w:val="00227B96"/>
    <w:rsid w:val="002320E4"/>
    <w:rsid w:val="00233BB4"/>
    <w:rsid w:val="00235AAD"/>
    <w:rsid w:val="00235BC9"/>
    <w:rsid w:val="002378BD"/>
    <w:rsid w:val="00241305"/>
    <w:rsid w:val="00241795"/>
    <w:rsid w:val="00243029"/>
    <w:rsid w:val="00245317"/>
    <w:rsid w:val="002462F0"/>
    <w:rsid w:val="00250BA0"/>
    <w:rsid w:val="00250D9B"/>
    <w:rsid w:val="00251053"/>
    <w:rsid w:val="00257147"/>
    <w:rsid w:val="00257E6D"/>
    <w:rsid w:val="002605D9"/>
    <w:rsid w:val="00261C2B"/>
    <w:rsid w:val="002635CB"/>
    <w:rsid w:val="00263A54"/>
    <w:rsid w:val="00263DB3"/>
    <w:rsid w:val="002649D4"/>
    <w:rsid w:val="00265C75"/>
    <w:rsid w:val="00270625"/>
    <w:rsid w:val="002717EE"/>
    <w:rsid w:val="00275960"/>
    <w:rsid w:val="00277563"/>
    <w:rsid w:val="00277A5F"/>
    <w:rsid w:val="00280043"/>
    <w:rsid w:val="002805AB"/>
    <w:rsid w:val="00280822"/>
    <w:rsid w:val="0028220A"/>
    <w:rsid w:val="0028302E"/>
    <w:rsid w:val="0028344F"/>
    <w:rsid w:val="00284C80"/>
    <w:rsid w:val="002851F0"/>
    <w:rsid w:val="0028534C"/>
    <w:rsid w:val="0028546B"/>
    <w:rsid w:val="00287479"/>
    <w:rsid w:val="00290D8A"/>
    <w:rsid w:val="002A0AB4"/>
    <w:rsid w:val="002A1D2E"/>
    <w:rsid w:val="002A2D6D"/>
    <w:rsid w:val="002A44AE"/>
    <w:rsid w:val="002B00E2"/>
    <w:rsid w:val="002B1B2C"/>
    <w:rsid w:val="002B510A"/>
    <w:rsid w:val="002B58F2"/>
    <w:rsid w:val="002B5CEA"/>
    <w:rsid w:val="002B6D3C"/>
    <w:rsid w:val="002B6EF8"/>
    <w:rsid w:val="002B7DBF"/>
    <w:rsid w:val="002C208C"/>
    <w:rsid w:val="002C3617"/>
    <w:rsid w:val="002C4873"/>
    <w:rsid w:val="002C497F"/>
    <w:rsid w:val="002C6098"/>
    <w:rsid w:val="002D4A48"/>
    <w:rsid w:val="002D4C84"/>
    <w:rsid w:val="002D571E"/>
    <w:rsid w:val="002D6B6D"/>
    <w:rsid w:val="002D6D3E"/>
    <w:rsid w:val="002E0417"/>
    <w:rsid w:val="002E23F4"/>
    <w:rsid w:val="002E5AE4"/>
    <w:rsid w:val="002E7E1C"/>
    <w:rsid w:val="002F1F65"/>
    <w:rsid w:val="002F3D70"/>
    <w:rsid w:val="002F50A2"/>
    <w:rsid w:val="002F5B68"/>
    <w:rsid w:val="002F7427"/>
    <w:rsid w:val="0030019B"/>
    <w:rsid w:val="003011CD"/>
    <w:rsid w:val="003020ED"/>
    <w:rsid w:val="00302B06"/>
    <w:rsid w:val="0030306D"/>
    <w:rsid w:val="00303D24"/>
    <w:rsid w:val="00306AD3"/>
    <w:rsid w:val="00311261"/>
    <w:rsid w:val="0031202C"/>
    <w:rsid w:val="003151CF"/>
    <w:rsid w:val="003160ED"/>
    <w:rsid w:val="00317D6B"/>
    <w:rsid w:val="00320E83"/>
    <w:rsid w:val="00322777"/>
    <w:rsid w:val="00323C34"/>
    <w:rsid w:val="003243BA"/>
    <w:rsid w:val="00326F02"/>
    <w:rsid w:val="00330279"/>
    <w:rsid w:val="003302C2"/>
    <w:rsid w:val="003302E2"/>
    <w:rsid w:val="00330775"/>
    <w:rsid w:val="003312BF"/>
    <w:rsid w:val="00334060"/>
    <w:rsid w:val="003348B1"/>
    <w:rsid w:val="003357B9"/>
    <w:rsid w:val="00335A25"/>
    <w:rsid w:val="00335CFC"/>
    <w:rsid w:val="00336646"/>
    <w:rsid w:val="00340FF3"/>
    <w:rsid w:val="00341529"/>
    <w:rsid w:val="00345039"/>
    <w:rsid w:val="003451C2"/>
    <w:rsid w:val="0034568A"/>
    <w:rsid w:val="003461E5"/>
    <w:rsid w:val="003466DD"/>
    <w:rsid w:val="00346761"/>
    <w:rsid w:val="0035232D"/>
    <w:rsid w:val="00355884"/>
    <w:rsid w:val="0035734A"/>
    <w:rsid w:val="00360154"/>
    <w:rsid w:val="00361203"/>
    <w:rsid w:val="00361699"/>
    <w:rsid w:val="0036170C"/>
    <w:rsid w:val="00365055"/>
    <w:rsid w:val="0036535D"/>
    <w:rsid w:val="00365705"/>
    <w:rsid w:val="00365CEF"/>
    <w:rsid w:val="00370DF0"/>
    <w:rsid w:val="00370F60"/>
    <w:rsid w:val="0037321D"/>
    <w:rsid w:val="00374971"/>
    <w:rsid w:val="00380606"/>
    <w:rsid w:val="00380DE1"/>
    <w:rsid w:val="00381911"/>
    <w:rsid w:val="00382C92"/>
    <w:rsid w:val="003848F2"/>
    <w:rsid w:val="0038513D"/>
    <w:rsid w:val="0038570C"/>
    <w:rsid w:val="00385D04"/>
    <w:rsid w:val="00386BDC"/>
    <w:rsid w:val="003870E2"/>
    <w:rsid w:val="00387A3D"/>
    <w:rsid w:val="00390B74"/>
    <w:rsid w:val="00391501"/>
    <w:rsid w:val="00393472"/>
    <w:rsid w:val="00394304"/>
    <w:rsid w:val="00394EF3"/>
    <w:rsid w:val="003963F0"/>
    <w:rsid w:val="003A2253"/>
    <w:rsid w:val="003A35CD"/>
    <w:rsid w:val="003A3F0F"/>
    <w:rsid w:val="003A5346"/>
    <w:rsid w:val="003A6BC6"/>
    <w:rsid w:val="003A71B6"/>
    <w:rsid w:val="003A722D"/>
    <w:rsid w:val="003A7AA7"/>
    <w:rsid w:val="003B4A66"/>
    <w:rsid w:val="003B4AD6"/>
    <w:rsid w:val="003B5BF0"/>
    <w:rsid w:val="003B5EAE"/>
    <w:rsid w:val="003B6EC9"/>
    <w:rsid w:val="003C14B6"/>
    <w:rsid w:val="003C299C"/>
    <w:rsid w:val="003C3A3C"/>
    <w:rsid w:val="003C5337"/>
    <w:rsid w:val="003C53B9"/>
    <w:rsid w:val="003C6020"/>
    <w:rsid w:val="003C65FE"/>
    <w:rsid w:val="003C67D6"/>
    <w:rsid w:val="003D12AB"/>
    <w:rsid w:val="003D61BB"/>
    <w:rsid w:val="003D68F7"/>
    <w:rsid w:val="003E0591"/>
    <w:rsid w:val="003E0E53"/>
    <w:rsid w:val="003E2979"/>
    <w:rsid w:val="003E479F"/>
    <w:rsid w:val="003E5FD6"/>
    <w:rsid w:val="003E6995"/>
    <w:rsid w:val="003E7097"/>
    <w:rsid w:val="003F17C6"/>
    <w:rsid w:val="003F2E28"/>
    <w:rsid w:val="003F3123"/>
    <w:rsid w:val="003F352C"/>
    <w:rsid w:val="003F3D14"/>
    <w:rsid w:val="003F3DCC"/>
    <w:rsid w:val="003F3EBC"/>
    <w:rsid w:val="003F44EC"/>
    <w:rsid w:val="003F4E81"/>
    <w:rsid w:val="003F525A"/>
    <w:rsid w:val="003F5F8E"/>
    <w:rsid w:val="00400012"/>
    <w:rsid w:val="00401A54"/>
    <w:rsid w:val="004022CB"/>
    <w:rsid w:val="00403AB2"/>
    <w:rsid w:val="00405215"/>
    <w:rsid w:val="00406703"/>
    <w:rsid w:val="004120A9"/>
    <w:rsid w:val="00413C36"/>
    <w:rsid w:val="00415B46"/>
    <w:rsid w:val="004161B0"/>
    <w:rsid w:val="00416EC8"/>
    <w:rsid w:val="00421AC6"/>
    <w:rsid w:val="00421E83"/>
    <w:rsid w:val="004221BD"/>
    <w:rsid w:val="00430857"/>
    <w:rsid w:val="00430B1C"/>
    <w:rsid w:val="004319E1"/>
    <w:rsid w:val="00433DFE"/>
    <w:rsid w:val="00434115"/>
    <w:rsid w:val="00435AA8"/>
    <w:rsid w:val="00436FA5"/>
    <w:rsid w:val="00442AEA"/>
    <w:rsid w:val="0044468E"/>
    <w:rsid w:val="00446179"/>
    <w:rsid w:val="0044760C"/>
    <w:rsid w:val="00450100"/>
    <w:rsid w:val="00451D5D"/>
    <w:rsid w:val="00451F53"/>
    <w:rsid w:val="004527EE"/>
    <w:rsid w:val="004545DA"/>
    <w:rsid w:val="00457A92"/>
    <w:rsid w:val="004610EA"/>
    <w:rsid w:val="00463522"/>
    <w:rsid w:val="00464C64"/>
    <w:rsid w:val="00467B1D"/>
    <w:rsid w:val="004702D4"/>
    <w:rsid w:val="00470552"/>
    <w:rsid w:val="00474DF3"/>
    <w:rsid w:val="004751BA"/>
    <w:rsid w:val="004759B1"/>
    <w:rsid w:val="00476556"/>
    <w:rsid w:val="0048024B"/>
    <w:rsid w:val="00481538"/>
    <w:rsid w:val="00484011"/>
    <w:rsid w:val="0049002F"/>
    <w:rsid w:val="00490CE6"/>
    <w:rsid w:val="00492174"/>
    <w:rsid w:val="0049256B"/>
    <w:rsid w:val="00492848"/>
    <w:rsid w:val="00493145"/>
    <w:rsid w:val="00493746"/>
    <w:rsid w:val="00494052"/>
    <w:rsid w:val="0049618B"/>
    <w:rsid w:val="00496958"/>
    <w:rsid w:val="00496D6E"/>
    <w:rsid w:val="004A0277"/>
    <w:rsid w:val="004A0BD5"/>
    <w:rsid w:val="004A2CB1"/>
    <w:rsid w:val="004A40C8"/>
    <w:rsid w:val="004A4126"/>
    <w:rsid w:val="004A51E8"/>
    <w:rsid w:val="004A5FDC"/>
    <w:rsid w:val="004A726B"/>
    <w:rsid w:val="004B08D5"/>
    <w:rsid w:val="004B14F2"/>
    <w:rsid w:val="004B1616"/>
    <w:rsid w:val="004B204A"/>
    <w:rsid w:val="004B2408"/>
    <w:rsid w:val="004B3E59"/>
    <w:rsid w:val="004B559C"/>
    <w:rsid w:val="004B5681"/>
    <w:rsid w:val="004B5E23"/>
    <w:rsid w:val="004B7EC2"/>
    <w:rsid w:val="004C2A7F"/>
    <w:rsid w:val="004C51BC"/>
    <w:rsid w:val="004C6ABE"/>
    <w:rsid w:val="004D1CFA"/>
    <w:rsid w:val="004D251E"/>
    <w:rsid w:val="004D4613"/>
    <w:rsid w:val="004E28BB"/>
    <w:rsid w:val="004E2E9B"/>
    <w:rsid w:val="004E35A8"/>
    <w:rsid w:val="004E649B"/>
    <w:rsid w:val="004E6C9D"/>
    <w:rsid w:val="004E6D63"/>
    <w:rsid w:val="004E72F9"/>
    <w:rsid w:val="004E7EF1"/>
    <w:rsid w:val="004F0FD6"/>
    <w:rsid w:val="004F3C55"/>
    <w:rsid w:val="004F4044"/>
    <w:rsid w:val="004F42BA"/>
    <w:rsid w:val="004F47F5"/>
    <w:rsid w:val="004F6D47"/>
    <w:rsid w:val="00500B4F"/>
    <w:rsid w:val="00500EA0"/>
    <w:rsid w:val="00501EEE"/>
    <w:rsid w:val="00502BDC"/>
    <w:rsid w:val="00503F2A"/>
    <w:rsid w:val="00504AF4"/>
    <w:rsid w:val="0051125D"/>
    <w:rsid w:val="00511A60"/>
    <w:rsid w:val="00521397"/>
    <w:rsid w:val="005214FD"/>
    <w:rsid w:val="00522266"/>
    <w:rsid w:val="00525A84"/>
    <w:rsid w:val="005310EF"/>
    <w:rsid w:val="005324C2"/>
    <w:rsid w:val="005331C0"/>
    <w:rsid w:val="00533F57"/>
    <w:rsid w:val="0053675E"/>
    <w:rsid w:val="00537A47"/>
    <w:rsid w:val="00537C40"/>
    <w:rsid w:val="00537FDA"/>
    <w:rsid w:val="0054053F"/>
    <w:rsid w:val="005406EE"/>
    <w:rsid w:val="005415DA"/>
    <w:rsid w:val="005415F5"/>
    <w:rsid w:val="005435E3"/>
    <w:rsid w:val="005438D6"/>
    <w:rsid w:val="00543A00"/>
    <w:rsid w:val="00543E3C"/>
    <w:rsid w:val="00544292"/>
    <w:rsid w:val="00544F7C"/>
    <w:rsid w:val="00545394"/>
    <w:rsid w:val="00545C25"/>
    <w:rsid w:val="00547E70"/>
    <w:rsid w:val="00551C8A"/>
    <w:rsid w:val="005549CB"/>
    <w:rsid w:val="00555B90"/>
    <w:rsid w:val="005568F0"/>
    <w:rsid w:val="00556BD2"/>
    <w:rsid w:val="0055758D"/>
    <w:rsid w:val="005577D4"/>
    <w:rsid w:val="00562AE4"/>
    <w:rsid w:val="005632A9"/>
    <w:rsid w:val="00563D30"/>
    <w:rsid w:val="00570FDD"/>
    <w:rsid w:val="00573857"/>
    <w:rsid w:val="00573980"/>
    <w:rsid w:val="00574D29"/>
    <w:rsid w:val="0058138A"/>
    <w:rsid w:val="0058270C"/>
    <w:rsid w:val="0058550B"/>
    <w:rsid w:val="00586688"/>
    <w:rsid w:val="00586842"/>
    <w:rsid w:val="005869AE"/>
    <w:rsid w:val="00592068"/>
    <w:rsid w:val="0059408E"/>
    <w:rsid w:val="00594DD8"/>
    <w:rsid w:val="00595F35"/>
    <w:rsid w:val="00596B9E"/>
    <w:rsid w:val="00596C97"/>
    <w:rsid w:val="00597FC0"/>
    <w:rsid w:val="005A18B3"/>
    <w:rsid w:val="005A2CA3"/>
    <w:rsid w:val="005A3D2B"/>
    <w:rsid w:val="005A4B75"/>
    <w:rsid w:val="005A5499"/>
    <w:rsid w:val="005A6F91"/>
    <w:rsid w:val="005B152C"/>
    <w:rsid w:val="005B24A0"/>
    <w:rsid w:val="005B2805"/>
    <w:rsid w:val="005B2E8B"/>
    <w:rsid w:val="005B408C"/>
    <w:rsid w:val="005B491D"/>
    <w:rsid w:val="005B5562"/>
    <w:rsid w:val="005C2715"/>
    <w:rsid w:val="005C29C3"/>
    <w:rsid w:val="005C2B27"/>
    <w:rsid w:val="005C3281"/>
    <w:rsid w:val="005C3CAD"/>
    <w:rsid w:val="005C4E29"/>
    <w:rsid w:val="005C7F9C"/>
    <w:rsid w:val="005D143F"/>
    <w:rsid w:val="005D2158"/>
    <w:rsid w:val="005D5156"/>
    <w:rsid w:val="005D6569"/>
    <w:rsid w:val="005E003C"/>
    <w:rsid w:val="005E08AF"/>
    <w:rsid w:val="005E0AD1"/>
    <w:rsid w:val="005E145A"/>
    <w:rsid w:val="005E22AC"/>
    <w:rsid w:val="005E4641"/>
    <w:rsid w:val="005E4D2A"/>
    <w:rsid w:val="005E6428"/>
    <w:rsid w:val="005F04EF"/>
    <w:rsid w:val="005F0600"/>
    <w:rsid w:val="005F1420"/>
    <w:rsid w:val="005F19FF"/>
    <w:rsid w:val="005F236E"/>
    <w:rsid w:val="005F475C"/>
    <w:rsid w:val="005F6FAB"/>
    <w:rsid w:val="0060053B"/>
    <w:rsid w:val="00600960"/>
    <w:rsid w:val="00603AB7"/>
    <w:rsid w:val="006040CE"/>
    <w:rsid w:val="00605769"/>
    <w:rsid w:val="00605C56"/>
    <w:rsid w:val="00606D29"/>
    <w:rsid w:val="00610F0E"/>
    <w:rsid w:val="0061102A"/>
    <w:rsid w:val="00613D37"/>
    <w:rsid w:val="00615AF4"/>
    <w:rsid w:val="0061606B"/>
    <w:rsid w:val="006168DF"/>
    <w:rsid w:val="00617EA6"/>
    <w:rsid w:val="006218A2"/>
    <w:rsid w:val="0062191F"/>
    <w:rsid w:val="00622618"/>
    <w:rsid w:val="00622847"/>
    <w:rsid w:val="0062284E"/>
    <w:rsid w:val="00625B89"/>
    <w:rsid w:val="00626EDE"/>
    <w:rsid w:val="00627185"/>
    <w:rsid w:val="00630E93"/>
    <w:rsid w:val="0063178F"/>
    <w:rsid w:val="00637711"/>
    <w:rsid w:val="006378F3"/>
    <w:rsid w:val="0064065E"/>
    <w:rsid w:val="006413D3"/>
    <w:rsid w:val="00641F5B"/>
    <w:rsid w:val="00641FD6"/>
    <w:rsid w:val="00642764"/>
    <w:rsid w:val="00644059"/>
    <w:rsid w:val="006471AB"/>
    <w:rsid w:val="00647D15"/>
    <w:rsid w:val="00650573"/>
    <w:rsid w:val="006505DC"/>
    <w:rsid w:val="00650E1A"/>
    <w:rsid w:val="0065385E"/>
    <w:rsid w:val="00653F78"/>
    <w:rsid w:val="006547A2"/>
    <w:rsid w:val="00656DF3"/>
    <w:rsid w:val="00657A26"/>
    <w:rsid w:val="0066063F"/>
    <w:rsid w:val="00661C4D"/>
    <w:rsid w:val="0066201A"/>
    <w:rsid w:val="00662B12"/>
    <w:rsid w:val="00664934"/>
    <w:rsid w:val="00665C21"/>
    <w:rsid w:val="00666211"/>
    <w:rsid w:val="0066638B"/>
    <w:rsid w:val="0066764A"/>
    <w:rsid w:val="00667A75"/>
    <w:rsid w:val="006702D7"/>
    <w:rsid w:val="006710DD"/>
    <w:rsid w:val="006716CF"/>
    <w:rsid w:val="00671D91"/>
    <w:rsid w:val="006734A6"/>
    <w:rsid w:val="00673756"/>
    <w:rsid w:val="00674125"/>
    <w:rsid w:val="006745D9"/>
    <w:rsid w:val="006803BC"/>
    <w:rsid w:val="006809D0"/>
    <w:rsid w:val="00684C41"/>
    <w:rsid w:val="00685CD3"/>
    <w:rsid w:val="00687EE3"/>
    <w:rsid w:val="0069022C"/>
    <w:rsid w:val="00691FD8"/>
    <w:rsid w:val="006922B6"/>
    <w:rsid w:val="00692FC3"/>
    <w:rsid w:val="00694A1D"/>
    <w:rsid w:val="00695427"/>
    <w:rsid w:val="0069727A"/>
    <w:rsid w:val="006A04E2"/>
    <w:rsid w:val="006A18E0"/>
    <w:rsid w:val="006A2F90"/>
    <w:rsid w:val="006A315C"/>
    <w:rsid w:val="006A3C6D"/>
    <w:rsid w:val="006A7A53"/>
    <w:rsid w:val="006A7C5C"/>
    <w:rsid w:val="006B004F"/>
    <w:rsid w:val="006B021E"/>
    <w:rsid w:val="006B0A7C"/>
    <w:rsid w:val="006B345B"/>
    <w:rsid w:val="006B3C5D"/>
    <w:rsid w:val="006B3CF4"/>
    <w:rsid w:val="006B43C8"/>
    <w:rsid w:val="006B5A3B"/>
    <w:rsid w:val="006B6816"/>
    <w:rsid w:val="006B69F5"/>
    <w:rsid w:val="006B7E14"/>
    <w:rsid w:val="006C2832"/>
    <w:rsid w:val="006C36F2"/>
    <w:rsid w:val="006C4A51"/>
    <w:rsid w:val="006C7B0F"/>
    <w:rsid w:val="006D19B9"/>
    <w:rsid w:val="006D2654"/>
    <w:rsid w:val="006D3642"/>
    <w:rsid w:val="006D36DE"/>
    <w:rsid w:val="006D3AF0"/>
    <w:rsid w:val="006D4667"/>
    <w:rsid w:val="006D65AC"/>
    <w:rsid w:val="006D77E2"/>
    <w:rsid w:val="006E0EC1"/>
    <w:rsid w:val="006E159F"/>
    <w:rsid w:val="006E6F8D"/>
    <w:rsid w:val="006E75AA"/>
    <w:rsid w:val="006E7FA5"/>
    <w:rsid w:val="006F412D"/>
    <w:rsid w:val="006F49E1"/>
    <w:rsid w:val="006F5344"/>
    <w:rsid w:val="006F6419"/>
    <w:rsid w:val="006F7ADA"/>
    <w:rsid w:val="007004C4"/>
    <w:rsid w:val="0070169B"/>
    <w:rsid w:val="00703640"/>
    <w:rsid w:val="00704AA6"/>
    <w:rsid w:val="0070565B"/>
    <w:rsid w:val="0070596D"/>
    <w:rsid w:val="00705D49"/>
    <w:rsid w:val="00706961"/>
    <w:rsid w:val="00707997"/>
    <w:rsid w:val="00707EC3"/>
    <w:rsid w:val="00710202"/>
    <w:rsid w:val="00711409"/>
    <w:rsid w:val="00711765"/>
    <w:rsid w:val="00713C02"/>
    <w:rsid w:val="007174BA"/>
    <w:rsid w:val="00717658"/>
    <w:rsid w:val="00717CF4"/>
    <w:rsid w:val="00722EC0"/>
    <w:rsid w:val="00725655"/>
    <w:rsid w:val="0072782E"/>
    <w:rsid w:val="00727F63"/>
    <w:rsid w:val="007303CC"/>
    <w:rsid w:val="00730B27"/>
    <w:rsid w:val="0073128A"/>
    <w:rsid w:val="00731DA1"/>
    <w:rsid w:val="00733718"/>
    <w:rsid w:val="00734761"/>
    <w:rsid w:val="00734ADE"/>
    <w:rsid w:val="007367C9"/>
    <w:rsid w:val="00736FB7"/>
    <w:rsid w:val="00736FF8"/>
    <w:rsid w:val="00740707"/>
    <w:rsid w:val="00740DE6"/>
    <w:rsid w:val="00741789"/>
    <w:rsid w:val="007419D3"/>
    <w:rsid w:val="00743B57"/>
    <w:rsid w:val="00745C8C"/>
    <w:rsid w:val="00746099"/>
    <w:rsid w:val="00746EA9"/>
    <w:rsid w:val="0074744A"/>
    <w:rsid w:val="0074790D"/>
    <w:rsid w:val="007532B0"/>
    <w:rsid w:val="007545C9"/>
    <w:rsid w:val="0075484E"/>
    <w:rsid w:val="00756423"/>
    <w:rsid w:val="00757CCC"/>
    <w:rsid w:val="00761153"/>
    <w:rsid w:val="00761F69"/>
    <w:rsid w:val="007644EC"/>
    <w:rsid w:val="00767825"/>
    <w:rsid w:val="00767D47"/>
    <w:rsid w:val="00767D9C"/>
    <w:rsid w:val="007707B4"/>
    <w:rsid w:val="00770C31"/>
    <w:rsid w:val="007712DD"/>
    <w:rsid w:val="00771456"/>
    <w:rsid w:val="00771E0E"/>
    <w:rsid w:val="007723B7"/>
    <w:rsid w:val="0077254A"/>
    <w:rsid w:val="007726D2"/>
    <w:rsid w:val="0077293D"/>
    <w:rsid w:val="00773A52"/>
    <w:rsid w:val="007759CB"/>
    <w:rsid w:val="007764D5"/>
    <w:rsid w:val="00776E2E"/>
    <w:rsid w:val="00781807"/>
    <w:rsid w:val="00784E5A"/>
    <w:rsid w:val="007850A6"/>
    <w:rsid w:val="00785AF7"/>
    <w:rsid w:val="0078720B"/>
    <w:rsid w:val="007879CC"/>
    <w:rsid w:val="00787AE3"/>
    <w:rsid w:val="007922FA"/>
    <w:rsid w:val="00792355"/>
    <w:rsid w:val="00795EA1"/>
    <w:rsid w:val="007A0553"/>
    <w:rsid w:val="007A1D42"/>
    <w:rsid w:val="007A2F12"/>
    <w:rsid w:val="007A3912"/>
    <w:rsid w:val="007A431E"/>
    <w:rsid w:val="007A5A82"/>
    <w:rsid w:val="007A7028"/>
    <w:rsid w:val="007A7E9F"/>
    <w:rsid w:val="007B36D8"/>
    <w:rsid w:val="007B5844"/>
    <w:rsid w:val="007B6252"/>
    <w:rsid w:val="007B6806"/>
    <w:rsid w:val="007B6E7E"/>
    <w:rsid w:val="007C1187"/>
    <w:rsid w:val="007C328E"/>
    <w:rsid w:val="007C3311"/>
    <w:rsid w:val="007C3794"/>
    <w:rsid w:val="007C4F4E"/>
    <w:rsid w:val="007C519D"/>
    <w:rsid w:val="007C5D95"/>
    <w:rsid w:val="007C653D"/>
    <w:rsid w:val="007C6C5F"/>
    <w:rsid w:val="007C7CE6"/>
    <w:rsid w:val="007C7E36"/>
    <w:rsid w:val="007D037C"/>
    <w:rsid w:val="007D44BF"/>
    <w:rsid w:val="007D5F8E"/>
    <w:rsid w:val="007D78AC"/>
    <w:rsid w:val="007D7A0B"/>
    <w:rsid w:val="007E018B"/>
    <w:rsid w:val="007E2CA6"/>
    <w:rsid w:val="007E4384"/>
    <w:rsid w:val="007E5098"/>
    <w:rsid w:val="007E53D4"/>
    <w:rsid w:val="007E6292"/>
    <w:rsid w:val="007F00A1"/>
    <w:rsid w:val="007F196A"/>
    <w:rsid w:val="007F19D5"/>
    <w:rsid w:val="007F3BBB"/>
    <w:rsid w:val="007F3D0B"/>
    <w:rsid w:val="007F42FC"/>
    <w:rsid w:val="007F559C"/>
    <w:rsid w:val="007F7F79"/>
    <w:rsid w:val="0080026E"/>
    <w:rsid w:val="00801D41"/>
    <w:rsid w:val="0080445C"/>
    <w:rsid w:val="00806753"/>
    <w:rsid w:val="00806EB5"/>
    <w:rsid w:val="0081024C"/>
    <w:rsid w:val="0081062F"/>
    <w:rsid w:val="008109E6"/>
    <w:rsid w:val="00812540"/>
    <w:rsid w:val="00813870"/>
    <w:rsid w:val="008148F0"/>
    <w:rsid w:val="008158D3"/>
    <w:rsid w:val="008171EC"/>
    <w:rsid w:val="00817CC0"/>
    <w:rsid w:val="00820666"/>
    <w:rsid w:val="0082154B"/>
    <w:rsid w:val="00822461"/>
    <w:rsid w:val="008226F2"/>
    <w:rsid w:val="0082421E"/>
    <w:rsid w:val="0082492D"/>
    <w:rsid w:val="008301B8"/>
    <w:rsid w:val="00833C49"/>
    <w:rsid w:val="00835361"/>
    <w:rsid w:val="0083780C"/>
    <w:rsid w:val="00840880"/>
    <w:rsid w:val="00840961"/>
    <w:rsid w:val="00840B63"/>
    <w:rsid w:val="0084124A"/>
    <w:rsid w:val="008425B5"/>
    <w:rsid w:val="00842FAD"/>
    <w:rsid w:val="008446C5"/>
    <w:rsid w:val="00844FCA"/>
    <w:rsid w:val="0084532E"/>
    <w:rsid w:val="00846749"/>
    <w:rsid w:val="008471D5"/>
    <w:rsid w:val="0084724F"/>
    <w:rsid w:val="00851926"/>
    <w:rsid w:val="00853055"/>
    <w:rsid w:val="00855503"/>
    <w:rsid w:val="008567DA"/>
    <w:rsid w:val="00856B87"/>
    <w:rsid w:val="00857AA6"/>
    <w:rsid w:val="00860534"/>
    <w:rsid w:val="008607BE"/>
    <w:rsid w:val="008607E6"/>
    <w:rsid w:val="00860B64"/>
    <w:rsid w:val="008625A5"/>
    <w:rsid w:val="008634DB"/>
    <w:rsid w:val="00863569"/>
    <w:rsid w:val="00864199"/>
    <w:rsid w:val="0086428B"/>
    <w:rsid w:val="0086485C"/>
    <w:rsid w:val="00865492"/>
    <w:rsid w:val="008661EC"/>
    <w:rsid w:val="0086786F"/>
    <w:rsid w:val="00870182"/>
    <w:rsid w:val="00871689"/>
    <w:rsid w:val="008723C4"/>
    <w:rsid w:val="00873C40"/>
    <w:rsid w:val="00874DB6"/>
    <w:rsid w:val="008769F7"/>
    <w:rsid w:val="0088073A"/>
    <w:rsid w:val="008808D1"/>
    <w:rsid w:val="00881517"/>
    <w:rsid w:val="00882C11"/>
    <w:rsid w:val="00882D50"/>
    <w:rsid w:val="00883969"/>
    <w:rsid w:val="00884D4A"/>
    <w:rsid w:val="00885A39"/>
    <w:rsid w:val="00886A94"/>
    <w:rsid w:val="008874FC"/>
    <w:rsid w:val="008877D2"/>
    <w:rsid w:val="0088796B"/>
    <w:rsid w:val="008938FE"/>
    <w:rsid w:val="0089533F"/>
    <w:rsid w:val="0089731D"/>
    <w:rsid w:val="00897BF3"/>
    <w:rsid w:val="008A006D"/>
    <w:rsid w:val="008A16ED"/>
    <w:rsid w:val="008A1F0B"/>
    <w:rsid w:val="008A237B"/>
    <w:rsid w:val="008A25F8"/>
    <w:rsid w:val="008A5129"/>
    <w:rsid w:val="008B07C7"/>
    <w:rsid w:val="008B155B"/>
    <w:rsid w:val="008B1717"/>
    <w:rsid w:val="008B5178"/>
    <w:rsid w:val="008B5190"/>
    <w:rsid w:val="008B5230"/>
    <w:rsid w:val="008B5C7A"/>
    <w:rsid w:val="008B78B9"/>
    <w:rsid w:val="008C0F5C"/>
    <w:rsid w:val="008C472A"/>
    <w:rsid w:val="008C49AB"/>
    <w:rsid w:val="008C5ED1"/>
    <w:rsid w:val="008C677B"/>
    <w:rsid w:val="008D10AB"/>
    <w:rsid w:val="008D2C5A"/>
    <w:rsid w:val="008D2DBF"/>
    <w:rsid w:val="008D62D6"/>
    <w:rsid w:val="008D6EAF"/>
    <w:rsid w:val="008D7643"/>
    <w:rsid w:val="008E0B44"/>
    <w:rsid w:val="008E0CEF"/>
    <w:rsid w:val="008E13EB"/>
    <w:rsid w:val="008E491C"/>
    <w:rsid w:val="008E50E9"/>
    <w:rsid w:val="008E5605"/>
    <w:rsid w:val="008E59A0"/>
    <w:rsid w:val="008E6CE6"/>
    <w:rsid w:val="008E7ACF"/>
    <w:rsid w:val="008E7E86"/>
    <w:rsid w:val="008F0640"/>
    <w:rsid w:val="008F1A43"/>
    <w:rsid w:val="008F47C8"/>
    <w:rsid w:val="008F4BFE"/>
    <w:rsid w:val="008F5AA7"/>
    <w:rsid w:val="008F5D3A"/>
    <w:rsid w:val="008F7010"/>
    <w:rsid w:val="009014DD"/>
    <w:rsid w:val="00901736"/>
    <w:rsid w:val="0090298B"/>
    <w:rsid w:val="0090328F"/>
    <w:rsid w:val="009034CD"/>
    <w:rsid w:val="00904352"/>
    <w:rsid w:val="00904BFE"/>
    <w:rsid w:val="00904FAE"/>
    <w:rsid w:val="009053CA"/>
    <w:rsid w:val="00910CEB"/>
    <w:rsid w:val="00911658"/>
    <w:rsid w:val="009118D0"/>
    <w:rsid w:val="00911AA3"/>
    <w:rsid w:val="009132B4"/>
    <w:rsid w:val="0091340C"/>
    <w:rsid w:val="00913F03"/>
    <w:rsid w:val="0091467E"/>
    <w:rsid w:val="0092143A"/>
    <w:rsid w:val="0092202C"/>
    <w:rsid w:val="0092653D"/>
    <w:rsid w:val="009312DC"/>
    <w:rsid w:val="00931C21"/>
    <w:rsid w:val="0093309F"/>
    <w:rsid w:val="0093439A"/>
    <w:rsid w:val="009354A0"/>
    <w:rsid w:val="00935B3C"/>
    <w:rsid w:val="00937B2F"/>
    <w:rsid w:val="00940BF3"/>
    <w:rsid w:val="00940C2A"/>
    <w:rsid w:val="00942E97"/>
    <w:rsid w:val="00942FE6"/>
    <w:rsid w:val="00943604"/>
    <w:rsid w:val="009442AA"/>
    <w:rsid w:val="00945117"/>
    <w:rsid w:val="00945509"/>
    <w:rsid w:val="00947510"/>
    <w:rsid w:val="0094755D"/>
    <w:rsid w:val="00950D87"/>
    <w:rsid w:val="00951042"/>
    <w:rsid w:val="0095122D"/>
    <w:rsid w:val="009528C3"/>
    <w:rsid w:val="00952C4C"/>
    <w:rsid w:val="00952E22"/>
    <w:rsid w:val="00953076"/>
    <w:rsid w:val="0095412C"/>
    <w:rsid w:val="00955F1E"/>
    <w:rsid w:val="00956725"/>
    <w:rsid w:val="009568D4"/>
    <w:rsid w:val="009570E0"/>
    <w:rsid w:val="009617DA"/>
    <w:rsid w:val="00961AC7"/>
    <w:rsid w:val="0096357F"/>
    <w:rsid w:val="009637E3"/>
    <w:rsid w:val="00963F42"/>
    <w:rsid w:val="00965B9C"/>
    <w:rsid w:val="009675B3"/>
    <w:rsid w:val="00970A36"/>
    <w:rsid w:val="00970E79"/>
    <w:rsid w:val="009721B8"/>
    <w:rsid w:val="009721C5"/>
    <w:rsid w:val="009737D2"/>
    <w:rsid w:val="00975AB5"/>
    <w:rsid w:val="009763DC"/>
    <w:rsid w:val="0097667E"/>
    <w:rsid w:val="00976746"/>
    <w:rsid w:val="00980437"/>
    <w:rsid w:val="009810E9"/>
    <w:rsid w:val="009823B2"/>
    <w:rsid w:val="00984E66"/>
    <w:rsid w:val="00993D16"/>
    <w:rsid w:val="00996718"/>
    <w:rsid w:val="00996FA3"/>
    <w:rsid w:val="009A03BB"/>
    <w:rsid w:val="009A0E39"/>
    <w:rsid w:val="009A1E3F"/>
    <w:rsid w:val="009A33EE"/>
    <w:rsid w:val="009A3EBC"/>
    <w:rsid w:val="009A5E90"/>
    <w:rsid w:val="009A6093"/>
    <w:rsid w:val="009A669F"/>
    <w:rsid w:val="009A7329"/>
    <w:rsid w:val="009B0687"/>
    <w:rsid w:val="009B16E8"/>
    <w:rsid w:val="009B1E68"/>
    <w:rsid w:val="009B2733"/>
    <w:rsid w:val="009B3856"/>
    <w:rsid w:val="009B38F3"/>
    <w:rsid w:val="009B3E80"/>
    <w:rsid w:val="009B7DE3"/>
    <w:rsid w:val="009C108C"/>
    <w:rsid w:val="009C2EE5"/>
    <w:rsid w:val="009C48C5"/>
    <w:rsid w:val="009C53B8"/>
    <w:rsid w:val="009C5DCB"/>
    <w:rsid w:val="009C645A"/>
    <w:rsid w:val="009C7291"/>
    <w:rsid w:val="009D2D13"/>
    <w:rsid w:val="009D2F62"/>
    <w:rsid w:val="009D37C9"/>
    <w:rsid w:val="009D4442"/>
    <w:rsid w:val="009D5140"/>
    <w:rsid w:val="009D56CB"/>
    <w:rsid w:val="009E0E6F"/>
    <w:rsid w:val="009E20E6"/>
    <w:rsid w:val="009E2343"/>
    <w:rsid w:val="009E2DAF"/>
    <w:rsid w:val="009E3D4A"/>
    <w:rsid w:val="009E403F"/>
    <w:rsid w:val="009E47BD"/>
    <w:rsid w:val="009E5478"/>
    <w:rsid w:val="009E5E45"/>
    <w:rsid w:val="009E68AC"/>
    <w:rsid w:val="009E7654"/>
    <w:rsid w:val="009E7CA2"/>
    <w:rsid w:val="009E7EE2"/>
    <w:rsid w:val="009F0C7C"/>
    <w:rsid w:val="009F11FE"/>
    <w:rsid w:val="009F148C"/>
    <w:rsid w:val="009F2632"/>
    <w:rsid w:val="009F2BC3"/>
    <w:rsid w:val="009F3AC2"/>
    <w:rsid w:val="009F4BDE"/>
    <w:rsid w:val="009F7612"/>
    <w:rsid w:val="00A00407"/>
    <w:rsid w:val="00A02346"/>
    <w:rsid w:val="00A037DE"/>
    <w:rsid w:val="00A039EC"/>
    <w:rsid w:val="00A049EC"/>
    <w:rsid w:val="00A111B2"/>
    <w:rsid w:val="00A11933"/>
    <w:rsid w:val="00A143A5"/>
    <w:rsid w:val="00A162C8"/>
    <w:rsid w:val="00A16852"/>
    <w:rsid w:val="00A171FE"/>
    <w:rsid w:val="00A22355"/>
    <w:rsid w:val="00A2246C"/>
    <w:rsid w:val="00A22EE7"/>
    <w:rsid w:val="00A23353"/>
    <w:rsid w:val="00A24BC9"/>
    <w:rsid w:val="00A2540A"/>
    <w:rsid w:val="00A257C5"/>
    <w:rsid w:val="00A25E55"/>
    <w:rsid w:val="00A302D9"/>
    <w:rsid w:val="00A31684"/>
    <w:rsid w:val="00A327B7"/>
    <w:rsid w:val="00A342ED"/>
    <w:rsid w:val="00A34C5D"/>
    <w:rsid w:val="00A375FB"/>
    <w:rsid w:val="00A40382"/>
    <w:rsid w:val="00A41E1D"/>
    <w:rsid w:val="00A4480F"/>
    <w:rsid w:val="00A45A87"/>
    <w:rsid w:val="00A4717D"/>
    <w:rsid w:val="00A50A9A"/>
    <w:rsid w:val="00A51BCB"/>
    <w:rsid w:val="00A52769"/>
    <w:rsid w:val="00A535A9"/>
    <w:rsid w:val="00A53BCA"/>
    <w:rsid w:val="00A54437"/>
    <w:rsid w:val="00A54CA6"/>
    <w:rsid w:val="00A56199"/>
    <w:rsid w:val="00A6088D"/>
    <w:rsid w:val="00A63DE7"/>
    <w:rsid w:val="00A644A9"/>
    <w:rsid w:val="00A65BC4"/>
    <w:rsid w:val="00A66509"/>
    <w:rsid w:val="00A66A19"/>
    <w:rsid w:val="00A70874"/>
    <w:rsid w:val="00A7088D"/>
    <w:rsid w:val="00A71B4E"/>
    <w:rsid w:val="00A7278C"/>
    <w:rsid w:val="00A75A90"/>
    <w:rsid w:val="00A75B0F"/>
    <w:rsid w:val="00A77762"/>
    <w:rsid w:val="00A8086B"/>
    <w:rsid w:val="00A814D6"/>
    <w:rsid w:val="00A83394"/>
    <w:rsid w:val="00A85645"/>
    <w:rsid w:val="00A870B9"/>
    <w:rsid w:val="00A9085F"/>
    <w:rsid w:val="00A95AD0"/>
    <w:rsid w:val="00A96AAC"/>
    <w:rsid w:val="00A973FC"/>
    <w:rsid w:val="00A97E51"/>
    <w:rsid w:val="00AA36DA"/>
    <w:rsid w:val="00AA553E"/>
    <w:rsid w:val="00AB262A"/>
    <w:rsid w:val="00AB41E7"/>
    <w:rsid w:val="00AB4227"/>
    <w:rsid w:val="00AB60F5"/>
    <w:rsid w:val="00AB78D6"/>
    <w:rsid w:val="00AB7C99"/>
    <w:rsid w:val="00AB7E50"/>
    <w:rsid w:val="00AC004D"/>
    <w:rsid w:val="00AC0E6B"/>
    <w:rsid w:val="00AC2093"/>
    <w:rsid w:val="00AC33CF"/>
    <w:rsid w:val="00AC48BF"/>
    <w:rsid w:val="00AC4A0E"/>
    <w:rsid w:val="00AC4CBA"/>
    <w:rsid w:val="00AC64D7"/>
    <w:rsid w:val="00AC7AB8"/>
    <w:rsid w:val="00AC7CAA"/>
    <w:rsid w:val="00AD16BB"/>
    <w:rsid w:val="00AD32D6"/>
    <w:rsid w:val="00AD39A7"/>
    <w:rsid w:val="00AD4B37"/>
    <w:rsid w:val="00AD5BD6"/>
    <w:rsid w:val="00AD6448"/>
    <w:rsid w:val="00AE16FA"/>
    <w:rsid w:val="00AE4559"/>
    <w:rsid w:val="00AE5C3A"/>
    <w:rsid w:val="00AE5D59"/>
    <w:rsid w:val="00AE6CF7"/>
    <w:rsid w:val="00AF26F5"/>
    <w:rsid w:val="00AF3038"/>
    <w:rsid w:val="00AF4B2E"/>
    <w:rsid w:val="00AF62A3"/>
    <w:rsid w:val="00AF652D"/>
    <w:rsid w:val="00AF7301"/>
    <w:rsid w:val="00AF7BD7"/>
    <w:rsid w:val="00B00C99"/>
    <w:rsid w:val="00B00DED"/>
    <w:rsid w:val="00B0256F"/>
    <w:rsid w:val="00B027BA"/>
    <w:rsid w:val="00B033D0"/>
    <w:rsid w:val="00B036C1"/>
    <w:rsid w:val="00B03EF2"/>
    <w:rsid w:val="00B06264"/>
    <w:rsid w:val="00B0751D"/>
    <w:rsid w:val="00B102BA"/>
    <w:rsid w:val="00B11799"/>
    <w:rsid w:val="00B12E64"/>
    <w:rsid w:val="00B1300D"/>
    <w:rsid w:val="00B157BB"/>
    <w:rsid w:val="00B16865"/>
    <w:rsid w:val="00B172E3"/>
    <w:rsid w:val="00B17BE2"/>
    <w:rsid w:val="00B218CD"/>
    <w:rsid w:val="00B22312"/>
    <w:rsid w:val="00B23ED6"/>
    <w:rsid w:val="00B2415C"/>
    <w:rsid w:val="00B2567F"/>
    <w:rsid w:val="00B268E8"/>
    <w:rsid w:val="00B269D2"/>
    <w:rsid w:val="00B304C8"/>
    <w:rsid w:val="00B31392"/>
    <w:rsid w:val="00B3158C"/>
    <w:rsid w:val="00B33129"/>
    <w:rsid w:val="00B333F7"/>
    <w:rsid w:val="00B3481A"/>
    <w:rsid w:val="00B35AA4"/>
    <w:rsid w:val="00B368C7"/>
    <w:rsid w:val="00B37027"/>
    <w:rsid w:val="00B40C75"/>
    <w:rsid w:val="00B42E67"/>
    <w:rsid w:val="00B43035"/>
    <w:rsid w:val="00B44CB3"/>
    <w:rsid w:val="00B45425"/>
    <w:rsid w:val="00B456DE"/>
    <w:rsid w:val="00B45892"/>
    <w:rsid w:val="00B47DCE"/>
    <w:rsid w:val="00B51DE9"/>
    <w:rsid w:val="00B5265B"/>
    <w:rsid w:val="00B54C14"/>
    <w:rsid w:val="00B61CC9"/>
    <w:rsid w:val="00B63021"/>
    <w:rsid w:val="00B670E0"/>
    <w:rsid w:val="00B67992"/>
    <w:rsid w:val="00B67F90"/>
    <w:rsid w:val="00B70F37"/>
    <w:rsid w:val="00B71256"/>
    <w:rsid w:val="00B71284"/>
    <w:rsid w:val="00B72412"/>
    <w:rsid w:val="00B731D2"/>
    <w:rsid w:val="00B73268"/>
    <w:rsid w:val="00B739EC"/>
    <w:rsid w:val="00B81838"/>
    <w:rsid w:val="00B81C3B"/>
    <w:rsid w:val="00B827EE"/>
    <w:rsid w:val="00B83607"/>
    <w:rsid w:val="00B86258"/>
    <w:rsid w:val="00B8734D"/>
    <w:rsid w:val="00B8786F"/>
    <w:rsid w:val="00B905C6"/>
    <w:rsid w:val="00B91FC9"/>
    <w:rsid w:val="00B92968"/>
    <w:rsid w:val="00B936DF"/>
    <w:rsid w:val="00B940FE"/>
    <w:rsid w:val="00B95439"/>
    <w:rsid w:val="00B960CB"/>
    <w:rsid w:val="00BA1596"/>
    <w:rsid w:val="00BA1A41"/>
    <w:rsid w:val="00BA5AD4"/>
    <w:rsid w:val="00BA7750"/>
    <w:rsid w:val="00BA799F"/>
    <w:rsid w:val="00BB0275"/>
    <w:rsid w:val="00BB1048"/>
    <w:rsid w:val="00BB3C02"/>
    <w:rsid w:val="00BB58B9"/>
    <w:rsid w:val="00BB5ADE"/>
    <w:rsid w:val="00BB75F2"/>
    <w:rsid w:val="00BC064E"/>
    <w:rsid w:val="00BC0F71"/>
    <w:rsid w:val="00BC1E75"/>
    <w:rsid w:val="00BC2528"/>
    <w:rsid w:val="00BC28AC"/>
    <w:rsid w:val="00BC345E"/>
    <w:rsid w:val="00BC43A5"/>
    <w:rsid w:val="00BC5519"/>
    <w:rsid w:val="00BC5D3B"/>
    <w:rsid w:val="00BC6260"/>
    <w:rsid w:val="00BC6921"/>
    <w:rsid w:val="00BD1891"/>
    <w:rsid w:val="00BD1E4E"/>
    <w:rsid w:val="00BD1E60"/>
    <w:rsid w:val="00BD2572"/>
    <w:rsid w:val="00BD477F"/>
    <w:rsid w:val="00BD669F"/>
    <w:rsid w:val="00BD7DF4"/>
    <w:rsid w:val="00BE0C59"/>
    <w:rsid w:val="00BE15DD"/>
    <w:rsid w:val="00BE272F"/>
    <w:rsid w:val="00BE4923"/>
    <w:rsid w:val="00BE744E"/>
    <w:rsid w:val="00BE7511"/>
    <w:rsid w:val="00BE799A"/>
    <w:rsid w:val="00BF0B7A"/>
    <w:rsid w:val="00BF2816"/>
    <w:rsid w:val="00BF2CFC"/>
    <w:rsid w:val="00BF5203"/>
    <w:rsid w:val="00BF6DF5"/>
    <w:rsid w:val="00C009EE"/>
    <w:rsid w:val="00C00A38"/>
    <w:rsid w:val="00C00AC1"/>
    <w:rsid w:val="00C01BB4"/>
    <w:rsid w:val="00C01C8D"/>
    <w:rsid w:val="00C03621"/>
    <w:rsid w:val="00C0448F"/>
    <w:rsid w:val="00C04928"/>
    <w:rsid w:val="00C06767"/>
    <w:rsid w:val="00C11266"/>
    <w:rsid w:val="00C11461"/>
    <w:rsid w:val="00C17285"/>
    <w:rsid w:val="00C211A0"/>
    <w:rsid w:val="00C22167"/>
    <w:rsid w:val="00C22A17"/>
    <w:rsid w:val="00C239B3"/>
    <w:rsid w:val="00C23EA3"/>
    <w:rsid w:val="00C2749B"/>
    <w:rsid w:val="00C27D27"/>
    <w:rsid w:val="00C30A04"/>
    <w:rsid w:val="00C312C1"/>
    <w:rsid w:val="00C325B3"/>
    <w:rsid w:val="00C32D5B"/>
    <w:rsid w:val="00C32F6B"/>
    <w:rsid w:val="00C338DA"/>
    <w:rsid w:val="00C35298"/>
    <w:rsid w:val="00C36809"/>
    <w:rsid w:val="00C372B1"/>
    <w:rsid w:val="00C375D5"/>
    <w:rsid w:val="00C43800"/>
    <w:rsid w:val="00C439C1"/>
    <w:rsid w:val="00C43FA3"/>
    <w:rsid w:val="00C440AA"/>
    <w:rsid w:val="00C44876"/>
    <w:rsid w:val="00C44CCD"/>
    <w:rsid w:val="00C45612"/>
    <w:rsid w:val="00C467DB"/>
    <w:rsid w:val="00C5021C"/>
    <w:rsid w:val="00C5369D"/>
    <w:rsid w:val="00C55028"/>
    <w:rsid w:val="00C56AB3"/>
    <w:rsid w:val="00C600A3"/>
    <w:rsid w:val="00C61836"/>
    <w:rsid w:val="00C62162"/>
    <w:rsid w:val="00C62348"/>
    <w:rsid w:val="00C630CE"/>
    <w:rsid w:val="00C63515"/>
    <w:rsid w:val="00C63C1D"/>
    <w:rsid w:val="00C63FA3"/>
    <w:rsid w:val="00C674E5"/>
    <w:rsid w:val="00C705D4"/>
    <w:rsid w:val="00C70E19"/>
    <w:rsid w:val="00C72660"/>
    <w:rsid w:val="00C73968"/>
    <w:rsid w:val="00C744BD"/>
    <w:rsid w:val="00C76426"/>
    <w:rsid w:val="00C76BD5"/>
    <w:rsid w:val="00C7711C"/>
    <w:rsid w:val="00C77EE0"/>
    <w:rsid w:val="00C80B32"/>
    <w:rsid w:val="00C812B4"/>
    <w:rsid w:val="00C81504"/>
    <w:rsid w:val="00C81A0B"/>
    <w:rsid w:val="00C81F23"/>
    <w:rsid w:val="00C82571"/>
    <w:rsid w:val="00C84865"/>
    <w:rsid w:val="00C8515E"/>
    <w:rsid w:val="00C90092"/>
    <w:rsid w:val="00C91954"/>
    <w:rsid w:val="00C92BDA"/>
    <w:rsid w:val="00C92ECB"/>
    <w:rsid w:val="00C93C61"/>
    <w:rsid w:val="00C94152"/>
    <w:rsid w:val="00C953B4"/>
    <w:rsid w:val="00C954E0"/>
    <w:rsid w:val="00CA04E3"/>
    <w:rsid w:val="00CA44DC"/>
    <w:rsid w:val="00CA4FB5"/>
    <w:rsid w:val="00CA4FCA"/>
    <w:rsid w:val="00CA567A"/>
    <w:rsid w:val="00CA6818"/>
    <w:rsid w:val="00CA761A"/>
    <w:rsid w:val="00CB04D4"/>
    <w:rsid w:val="00CB0736"/>
    <w:rsid w:val="00CB17BA"/>
    <w:rsid w:val="00CB2771"/>
    <w:rsid w:val="00CB426B"/>
    <w:rsid w:val="00CB65E7"/>
    <w:rsid w:val="00CB6DCE"/>
    <w:rsid w:val="00CB7250"/>
    <w:rsid w:val="00CB7E38"/>
    <w:rsid w:val="00CC0217"/>
    <w:rsid w:val="00CC2BD3"/>
    <w:rsid w:val="00CC4288"/>
    <w:rsid w:val="00CD1EB2"/>
    <w:rsid w:val="00CD2A8A"/>
    <w:rsid w:val="00CD3514"/>
    <w:rsid w:val="00CD439A"/>
    <w:rsid w:val="00CD44B3"/>
    <w:rsid w:val="00CD51AF"/>
    <w:rsid w:val="00CD67DA"/>
    <w:rsid w:val="00CF02C6"/>
    <w:rsid w:val="00CF38A6"/>
    <w:rsid w:val="00CF4126"/>
    <w:rsid w:val="00D01318"/>
    <w:rsid w:val="00D02C34"/>
    <w:rsid w:val="00D06ACC"/>
    <w:rsid w:val="00D06C05"/>
    <w:rsid w:val="00D074BF"/>
    <w:rsid w:val="00D100AB"/>
    <w:rsid w:val="00D102B9"/>
    <w:rsid w:val="00D10A21"/>
    <w:rsid w:val="00D1288A"/>
    <w:rsid w:val="00D14D31"/>
    <w:rsid w:val="00D15144"/>
    <w:rsid w:val="00D202CA"/>
    <w:rsid w:val="00D20F84"/>
    <w:rsid w:val="00D21C69"/>
    <w:rsid w:val="00D22B23"/>
    <w:rsid w:val="00D24856"/>
    <w:rsid w:val="00D250BC"/>
    <w:rsid w:val="00D25108"/>
    <w:rsid w:val="00D25619"/>
    <w:rsid w:val="00D27444"/>
    <w:rsid w:val="00D27F26"/>
    <w:rsid w:val="00D32906"/>
    <w:rsid w:val="00D33176"/>
    <w:rsid w:val="00D337E5"/>
    <w:rsid w:val="00D364A2"/>
    <w:rsid w:val="00D40AF6"/>
    <w:rsid w:val="00D42F93"/>
    <w:rsid w:val="00D451ED"/>
    <w:rsid w:val="00D45781"/>
    <w:rsid w:val="00D45E5A"/>
    <w:rsid w:val="00D45FE0"/>
    <w:rsid w:val="00D4602A"/>
    <w:rsid w:val="00D46148"/>
    <w:rsid w:val="00D51054"/>
    <w:rsid w:val="00D520E8"/>
    <w:rsid w:val="00D52662"/>
    <w:rsid w:val="00D528C0"/>
    <w:rsid w:val="00D52EFE"/>
    <w:rsid w:val="00D53607"/>
    <w:rsid w:val="00D563FD"/>
    <w:rsid w:val="00D56B7C"/>
    <w:rsid w:val="00D6012E"/>
    <w:rsid w:val="00D602E7"/>
    <w:rsid w:val="00D60F3F"/>
    <w:rsid w:val="00D62E31"/>
    <w:rsid w:val="00D646FB"/>
    <w:rsid w:val="00D659D3"/>
    <w:rsid w:val="00D66D9C"/>
    <w:rsid w:val="00D70045"/>
    <w:rsid w:val="00D7145E"/>
    <w:rsid w:val="00D71A76"/>
    <w:rsid w:val="00D73431"/>
    <w:rsid w:val="00D73A52"/>
    <w:rsid w:val="00D74D16"/>
    <w:rsid w:val="00D75043"/>
    <w:rsid w:val="00D75123"/>
    <w:rsid w:val="00D75341"/>
    <w:rsid w:val="00D764EB"/>
    <w:rsid w:val="00D81AA0"/>
    <w:rsid w:val="00D82901"/>
    <w:rsid w:val="00D82FA4"/>
    <w:rsid w:val="00D83F8D"/>
    <w:rsid w:val="00D8577A"/>
    <w:rsid w:val="00D90940"/>
    <w:rsid w:val="00D90994"/>
    <w:rsid w:val="00D9270F"/>
    <w:rsid w:val="00D9375E"/>
    <w:rsid w:val="00D93CE3"/>
    <w:rsid w:val="00D93E16"/>
    <w:rsid w:val="00D94C81"/>
    <w:rsid w:val="00DA0A80"/>
    <w:rsid w:val="00DA0C1A"/>
    <w:rsid w:val="00DA10B4"/>
    <w:rsid w:val="00DA258E"/>
    <w:rsid w:val="00DA2BC0"/>
    <w:rsid w:val="00DA51F0"/>
    <w:rsid w:val="00DA5E62"/>
    <w:rsid w:val="00DA5EDD"/>
    <w:rsid w:val="00DA5F7A"/>
    <w:rsid w:val="00DB33A3"/>
    <w:rsid w:val="00DB3829"/>
    <w:rsid w:val="00DB4088"/>
    <w:rsid w:val="00DC0C4F"/>
    <w:rsid w:val="00DC10E3"/>
    <w:rsid w:val="00DC26A8"/>
    <w:rsid w:val="00DC6DC6"/>
    <w:rsid w:val="00DC7CEB"/>
    <w:rsid w:val="00DD0149"/>
    <w:rsid w:val="00DD11DA"/>
    <w:rsid w:val="00DD1CB9"/>
    <w:rsid w:val="00DD2CF9"/>
    <w:rsid w:val="00DD37A7"/>
    <w:rsid w:val="00DD4EE4"/>
    <w:rsid w:val="00DD52B7"/>
    <w:rsid w:val="00DD590F"/>
    <w:rsid w:val="00DD5BF9"/>
    <w:rsid w:val="00DD71A4"/>
    <w:rsid w:val="00DE1365"/>
    <w:rsid w:val="00DE15C3"/>
    <w:rsid w:val="00DE18FC"/>
    <w:rsid w:val="00DE1FBE"/>
    <w:rsid w:val="00DE202D"/>
    <w:rsid w:val="00DE34D3"/>
    <w:rsid w:val="00DE40AF"/>
    <w:rsid w:val="00DE4C58"/>
    <w:rsid w:val="00DE4DAD"/>
    <w:rsid w:val="00DE4EAE"/>
    <w:rsid w:val="00DF046B"/>
    <w:rsid w:val="00DF049B"/>
    <w:rsid w:val="00DF0C23"/>
    <w:rsid w:val="00DF18F0"/>
    <w:rsid w:val="00DF2261"/>
    <w:rsid w:val="00DF42F7"/>
    <w:rsid w:val="00DF492A"/>
    <w:rsid w:val="00DF6345"/>
    <w:rsid w:val="00DF6D6B"/>
    <w:rsid w:val="00E01668"/>
    <w:rsid w:val="00E02AEC"/>
    <w:rsid w:val="00E03BAA"/>
    <w:rsid w:val="00E03C8D"/>
    <w:rsid w:val="00E041E2"/>
    <w:rsid w:val="00E04314"/>
    <w:rsid w:val="00E04DBC"/>
    <w:rsid w:val="00E073D6"/>
    <w:rsid w:val="00E07CEF"/>
    <w:rsid w:val="00E103B2"/>
    <w:rsid w:val="00E139E4"/>
    <w:rsid w:val="00E13F4C"/>
    <w:rsid w:val="00E14AC0"/>
    <w:rsid w:val="00E14BD3"/>
    <w:rsid w:val="00E16595"/>
    <w:rsid w:val="00E17EAF"/>
    <w:rsid w:val="00E200A2"/>
    <w:rsid w:val="00E23E65"/>
    <w:rsid w:val="00E2446D"/>
    <w:rsid w:val="00E271EF"/>
    <w:rsid w:val="00E31160"/>
    <w:rsid w:val="00E33172"/>
    <w:rsid w:val="00E370B0"/>
    <w:rsid w:val="00E41A42"/>
    <w:rsid w:val="00E42D44"/>
    <w:rsid w:val="00E430D5"/>
    <w:rsid w:val="00E43532"/>
    <w:rsid w:val="00E456E7"/>
    <w:rsid w:val="00E4588E"/>
    <w:rsid w:val="00E47833"/>
    <w:rsid w:val="00E50C61"/>
    <w:rsid w:val="00E52B70"/>
    <w:rsid w:val="00E52F83"/>
    <w:rsid w:val="00E546ED"/>
    <w:rsid w:val="00E550C6"/>
    <w:rsid w:val="00E55204"/>
    <w:rsid w:val="00E55CD2"/>
    <w:rsid w:val="00E565DD"/>
    <w:rsid w:val="00E629BB"/>
    <w:rsid w:val="00E63A26"/>
    <w:rsid w:val="00E64915"/>
    <w:rsid w:val="00E65D77"/>
    <w:rsid w:val="00E6653E"/>
    <w:rsid w:val="00E67DEB"/>
    <w:rsid w:val="00E7047F"/>
    <w:rsid w:val="00E70DB7"/>
    <w:rsid w:val="00E726DE"/>
    <w:rsid w:val="00E741D0"/>
    <w:rsid w:val="00E74E5F"/>
    <w:rsid w:val="00E7694C"/>
    <w:rsid w:val="00E76E40"/>
    <w:rsid w:val="00E76ED9"/>
    <w:rsid w:val="00E77058"/>
    <w:rsid w:val="00E80420"/>
    <w:rsid w:val="00E81ACA"/>
    <w:rsid w:val="00E839A0"/>
    <w:rsid w:val="00E8436D"/>
    <w:rsid w:val="00E859F7"/>
    <w:rsid w:val="00E86A8C"/>
    <w:rsid w:val="00E91C7A"/>
    <w:rsid w:val="00E9250B"/>
    <w:rsid w:val="00E9326E"/>
    <w:rsid w:val="00E936BF"/>
    <w:rsid w:val="00E95CF3"/>
    <w:rsid w:val="00E976BD"/>
    <w:rsid w:val="00EA08E5"/>
    <w:rsid w:val="00EA13BE"/>
    <w:rsid w:val="00EA2ED5"/>
    <w:rsid w:val="00EA6C2E"/>
    <w:rsid w:val="00EA7952"/>
    <w:rsid w:val="00EB6862"/>
    <w:rsid w:val="00EC0925"/>
    <w:rsid w:val="00EC16E0"/>
    <w:rsid w:val="00EC4DFF"/>
    <w:rsid w:val="00EC6759"/>
    <w:rsid w:val="00EC6F58"/>
    <w:rsid w:val="00EC70B2"/>
    <w:rsid w:val="00EC7761"/>
    <w:rsid w:val="00ED4A97"/>
    <w:rsid w:val="00EE01F7"/>
    <w:rsid w:val="00EE036C"/>
    <w:rsid w:val="00EE09BC"/>
    <w:rsid w:val="00EE117A"/>
    <w:rsid w:val="00EE3652"/>
    <w:rsid w:val="00EE4719"/>
    <w:rsid w:val="00EE5C6D"/>
    <w:rsid w:val="00EE5CE9"/>
    <w:rsid w:val="00EF05E3"/>
    <w:rsid w:val="00EF2826"/>
    <w:rsid w:val="00EF2C78"/>
    <w:rsid w:val="00EF2FE5"/>
    <w:rsid w:val="00EF5AB6"/>
    <w:rsid w:val="00EF5DA3"/>
    <w:rsid w:val="00EF65BE"/>
    <w:rsid w:val="00EF71E9"/>
    <w:rsid w:val="00F007E1"/>
    <w:rsid w:val="00F04194"/>
    <w:rsid w:val="00F042FF"/>
    <w:rsid w:val="00F04364"/>
    <w:rsid w:val="00F0496B"/>
    <w:rsid w:val="00F05C20"/>
    <w:rsid w:val="00F05C28"/>
    <w:rsid w:val="00F05DF5"/>
    <w:rsid w:val="00F1076F"/>
    <w:rsid w:val="00F11BE3"/>
    <w:rsid w:val="00F12807"/>
    <w:rsid w:val="00F136E8"/>
    <w:rsid w:val="00F13BAA"/>
    <w:rsid w:val="00F13C2F"/>
    <w:rsid w:val="00F13FCC"/>
    <w:rsid w:val="00F1401E"/>
    <w:rsid w:val="00F15C0B"/>
    <w:rsid w:val="00F162D7"/>
    <w:rsid w:val="00F2034A"/>
    <w:rsid w:val="00F22328"/>
    <w:rsid w:val="00F22EB4"/>
    <w:rsid w:val="00F23629"/>
    <w:rsid w:val="00F24324"/>
    <w:rsid w:val="00F24F54"/>
    <w:rsid w:val="00F25502"/>
    <w:rsid w:val="00F25DB0"/>
    <w:rsid w:val="00F274B6"/>
    <w:rsid w:val="00F31CB0"/>
    <w:rsid w:val="00F33F79"/>
    <w:rsid w:val="00F35FA2"/>
    <w:rsid w:val="00F360DD"/>
    <w:rsid w:val="00F37BE9"/>
    <w:rsid w:val="00F37E1D"/>
    <w:rsid w:val="00F402BC"/>
    <w:rsid w:val="00F41033"/>
    <w:rsid w:val="00F4106F"/>
    <w:rsid w:val="00F41E74"/>
    <w:rsid w:val="00F45112"/>
    <w:rsid w:val="00F46F4B"/>
    <w:rsid w:val="00F47410"/>
    <w:rsid w:val="00F509B3"/>
    <w:rsid w:val="00F5222B"/>
    <w:rsid w:val="00F523B6"/>
    <w:rsid w:val="00F52851"/>
    <w:rsid w:val="00F54908"/>
    <w:rsid w:val="00F54D10"/>
    <w:rsid w:val="00F5563C"/>
    <w:rsid w:val="00F556F1"/>
    <w:rsid w:val="00F56286"/>
    <w:rsid w:val="00F565FE"/>
    <w:rsid w:val="00F56C0C"/>
    <w:rsid w:val="00F609BC"/>
    <w:rsid w:val="00F61B80"/>
    <w:rsid w:val="00F74B49"/>
    <w:rsid w:val="00F7581C"/>
    <w:rsid w:val="00F76A03"/>
    <w:rsid w:val="00F77587"/>
    <w:rsid w:val="00F80ECB"/>
    <w:rsid w:val="00F81226"/>
    <w:rsid w:val="00F814C9"/>
    <w:rsid w:val="00F81780"/>
    <w:rsid w:val="00F82AE7"/>
    <w:rsid w:val="00F83F63"/>
    <w:rsid w:val="00F84717"/>
    <w:rsid w:val="00F863BC"/>
    <w:rsid w:val="00F875E1"/>
    <w:rsid w:val="00F91EB4"/>
    <w:rsid w:val="00F9276D"/>
    <w:rsid w:val="00F936EE"/>
    <w:rsid w:val="00F95833"/>
    <w:rsid w:val="00F9659A"/>
    <w:rsid w:val="00F96A9A"/>
    <w:rsid w:val="00F97A38"/>
    <w:rsid w:val="00FA205C"/>
    <w:rsid w:val="00FA21ED"/>
    <w:rsid w:val="00FA25A5"/>
    <w:rsid w:val="00FA2EED"/>
    <w:rsid w:val="00FA3B5D"/>
    <w:rsid w:val="00FA44B3"/>
    <w:rsid w:val="00FA672D"/>
    <w:rsid w:val="00FA6876"/>
    <w:rsid w:val="00FB2935"/>
    <w:rsid w:val="00FB38C4"/>
    <w:rsid w:val="00FB3DA2"/>
    <w:rsid w:val="00FB46A4"/>
    <w:rsid w:val="00FB5951"/>
    <w:rsid w:val="00FB6488"/>
    <w:rsid w:val="00FC1978"/>
    <w:rsid w:val="00FC1B01"/>
    <w:rsid w:val="00FC3527"/>
    <w:rsid w:val="00FC35EC"/>
    <w:rsid w:val="00FC42DB"/>
    <w:rsid w:val="00FC4E50"/>
    <w:rsid w:val="00FC50B0"/>
    <w:rsid w:val="00FC5F98"/>
    <w:rsid w:val="00FC769C"/>
    <w:rsid w:val="00FD0455"/>
    <w:rsid w:val="00FD06CD"/>
    <w:rsid w:val="00FD33E5"/>
    <w:rsid w:val="00FD3548"/>
    <w:rsid w:val="00FD3F09"/>
    <w:rsid w:val="00FD48C4"/>
    <w:rsid w:val="00FD53AB"/>
    <w:rsid w:val="00FD67F7"/>
    <w:rsid w:val="00FD7FAD"/>
    <w:rsid w:val="00FE0B46"/>
    <w:rsid w:val="00FE0C2F"/>
    <w:rsid w:val="00FE141C"/>
    <w:rsid w:val="00FE2A38"/>
    <w:rsid w:val="00FE2F0F"/>
    <w:rsid w:val="00FE4AFF"/>
    <w:rsid w:val="00FE7026"/>
    <w:rsid w:val="00FE74BC"/>
    <w:rsid w:val="00FE778F"/>
    <w:rsid w:val="00FF12AE"/>
    <w:rsid w:val="00FF1D47"/>
    <w:rsid w:val="00FF3D98"/>
    <w:rsid w:val="00FF4577"/>
    <w:rsid w:val="00FF522B"/>
    <w:rsid w:val="00FF789A"/>
    <w:rsid w:val="0B7E20D3"/>
    <w:rsid w:val="0CE1EDB9"/>
    <w:rsid w:val="0F3AF4D6"/>
    <w:rsid w:val="0F660E3E"/>
    <w:rsid w:val="0F6FB911"/>
    <w:rsid w:val="0FFB339F"/>
    <w:rsid w:val="139FF407"/>
    <w:rsid w:val="16F8C829"/>
    <w:rsid w:val="17A56DB7"/>
    <w:rsid w:val="17BE86B2"/>
    <w:rsid w:val="17FF4C73"/>
    <w:rsid w:val="197B1746"/>
    <w:rsid w:val="1AFCC4B4"/>
    <w:rsid w:val="1B4B9513"/>
    <w:rsid w:val="1BFD7B0B"/>
    <w:rsid w:val="1CFFB527"/>
    <w:rsid w:val="1D9738EC"/>
    <w:rsid w:val="1ECD70E6"/>
    <w:rsid w:val="1EF1BBF2"/>
    <w:rsid w:val="1EFD40EB"/>
    <w:rsid w:val="1F4E563A"/>
    <w:rsid w:val="1F73A1A4"/>
    <w:rsid w:val="1F775C08"/>
    <w:rsid w:val="1F9D9A87"/>
    <w:rsid w:val="1FEF24FC"/>
    <w:rsid w:val="1FFABCA9"/>
    <w:rsid w:val="1FFB4640"/>
    <w:rsid w:val="22BB1F36"/>
    <w:rsid w:val="23BD4696"/>
    <w:rsid w:val="24BD6CF8"/>
    <w:rsid w:val="275BC428"/>
    <w:rsid w:val="27C60E9C"/>
    <w:rsid w:val="2ABE8997"/>
    <w:rsid w:val="2BDEA67C"/>
    <w:rsid w:val="2BF7BFD4"/>
    <w:rsid w:val="2CDE4E4B"/>
    <w:rsid w:val="2CDFC5BD"/>
    <w:rsid w:val="2DD70300"/>
    <w:rsid w:val="2DF7C607"/>
    <w:rsid w:val="2E9DB9A1"/>
    <w:rsid w:val="2EFFD011"/>
    <w:rsid w:val="2FDFD713"/>
    <w:rsid w:val="2FF39284"/>
    <w:rsid w:val="2FF7F74E"/>
    <w:rsid w:val="2FFFE0E6"/>
    <w:rsid w:val="32FFB20C"/>
    <w:rsid w:val="34F7A502"/>
    <w:rsid w:val="35BFCBDD"/>
    <w:rsid w:val="35E7C16A"/>
    <w:rsid w:val="371FE000"/>
    <w:rsid w:val="37BF6683"/>
    <w:rsid w:val="37CF29AD"/>
    <w:rsid w:val="37E9FF8F"/>
    <w:rsid w:val="37F78524"/>
    <w:rsid w:val="37FF9F8A"/>
    <w:rsid w:val="37FFE503"/>
    <w:rsid w:val="38DFCAB4"/>
    <w:rsid w:val="39EBC7B1"/>
    <w:rsid w:val="3B771A18"/>
    <w:rsid w:val="3B7F772D"/>
    <w:rsid w:val="3BAF6A51"/>
    <w:rsid w:val="3BBBFD85"/>
    <w:rsid w:val="3BF77E88"/>
    <w:rsid w:val="3BFBF2EF"/>
    <w:rsid w:val="3BFEA248"/>
    <w:rsid w:val="3CB5418F"/>
    <w:rsid w:val="3CF7CD6F"/>
    <w:rsid w:val="3D7F2823"/>
    <w:rsid w:val="3DCF6C50"/>
    <w:rsid w:val="3DDFFA4A"/>
    <w:rsid w:val="3DEDDD0B"/>
    <w:rsid w:val="3DF58F64"/>
    <w:rsid w:val="3DFBD2BC"/>
    <w:rsid w:val="3DFDAA10"/>
    <w:rsid w:val="3DFFF7AC"/>
    <w:rsid w:val="3E363994"/>
    <w:rsid w:val="3E3BBC77"/>
    <w:rsid w:val="3EDB25B7"/>
    <w:rsid w:val="3EF8E1B4"/>
    <w:rsid w:val="3EFD6CC2"/>
    <w:rsid w:val="3EFDE512"/>
    <w:rsid w:val="3F2F917B"/>
    <w:rsid w:val="3F5D9881"/>
    <w:rsid w:val="3F9FC118"/>
    <w:rsid w:val="3FB70BE2"/>
    <w:rsid w:val="3FB8AF23"/>
    <w:rsid w:val="3FBB808F"/>
    <w:rsid w:val="3FBF67E9"/>
    <w:rsid w:val="3FDF591B"/>
    <w:rsid w:val="3FDF753D"/>
    <w:rsid w:val="3FE7D54E"/>
    <w:rsid w:val="3FFDBDA7"/>
    <w:rsid w:val="3FFF37FE"/>
    <w:rsid w:val="3FFF3E35"/>
    <w:rsid w:val="46FD6CDC"/>
    <w:rsid w:val="47DF1DF7"/>
    <w:rsid w:val="47FF64B3"/>
    <w:rsid w:val="486FD1C9"/>
    <w:rsid w:val="49E70DB6"/>
    <w:rsid w:val="49EF3239"/>
    <w:rsid w:val="4B5B352C"/>
    <w:rsid w:val="4B63C859"/>
    <w:rsid w:val="4BC77DAA"/>
    <w:rsid w:val="4BFB2686"/>
    <w:rsid w:val="4BFEA646"/>
    <w:rsid w:val="4CEE914F"/>
    <w:rsid w:val="4DBF2F02"/>
    <w:rsid w:val="4EDF1AFD"/>
    <w:rsid w:val="4EDF5167"/>
    <w:rsid w:val="4EEB2D3A"/>
    <w:rsid w:val="4EFAB266"/>
    <w:rsid w:val="4EFF06FB"/>
    <w:rsid w:val="4F6FA698"/>
    <w:rsid w:val="4F9687F9"/>
    <w:rsid w:val="4F9E191B"/>
    <w:rsid w:val="4FDF6FD6"/>
    <w:rsid w:val="4FF30699"/>
    <w:rsid w:val="4FFF5910"/>
    <w:rsid w:val="4FFF9216"/>
    <w:rsid w:val="50B0FE60"/>
    <w:rsid w:val="513781C2"/>
    <w:rsid w:val="529F2D54"/>
    <w:rsid w:val="52EDCA6B"/>
    <w:rsid w:val="53501512"/>
    <w:rsid w:val="53C4DA49"/>
    <w:rsid w:val="53FB6266"/>
    <w:rsid w:val="53FE0D1D"/>
    <w:rsid w:val="54F7BCE3"/>
    <w:rsid w:val="5576C65E"/>
    <w:rsid w:val="55DF56AC"/>
    <w:rsid w:val="55DFCB9E"/>
    <w:rsid w:val="563FD58D"/>
    <w:rsid w:val="571B2B76"/>
    <w:rsid w:val="575F4E2C"/>
    <w:rsid w:val="575FFDB3"/>
    <w:rsid w:val="577F528E"/>
    <w:rsid w:val="57BF4537"/>
    <w:rsid w:val="57BFEFDF"/>
    <w:rsid w:val="57EE7255"/>
    <w:rsid w:val="5933086C"/>
    <w:rsid w:val="59E7FC0A"/>
    <w:rsid w:val="59F3C47E"/>
    <w:rsid w:val="59F7912C"/>
    <w:rsid w:val="5A2F9DE9"/>
    <w:rsid w:val="5A7F99D8"/>
    <w:rsid w:val="5A7FD099"/>
    <w:rsid w:val="5ABB204E"/>
    <w:rsid w:val="5ACA1003"/>
    <w:rsid w:val="5AFAB2C2"/>
    <w:rsid w:val="5B5F9C6E"/>
    <w:rsid w:val="5BBFC0BA"/>
    <w:rsid w:val="5BF97938"/>
    <w:rsid w:val="5BFD2E10"/>
    <w:rsid w:val="5BFF7E8F"/>
    <w:rsid w:val="5C7F18C0"/>
    <w:rsid w:val="5CA53512"/>
    <w:rsid w:val="5CDDAF18"/>
    <w:rsid w:val="5CE7F49F"/>
    <w:rsid w:val="5DB71690"/>
    <w:rsid w:val="5E7336FA"/>
    <w:rsid w:val="5ECFA13B"/>
    <w:rsid w:val="5EDF87C4"/>
    <w:rsid w:val="5EF99C9A"/>
    <w:rsid w:val="5EFC5BF9"/>
    <w:rsid w:val="5EFD30AF"/>
    <w:rsid w:val="5F37F619"/>
    <w:rsid w:val="5F54A9C3"/>
    <w:rsid w:val="5F6848DA"/>
    <w:rsid w:val="5F6A75F4"/>
    <w:rsid w:val="5F73C10C"/>
    <w:rsid w:val="5FBEADB9"/>
    <w:rsid w:val="5FCEE8BB"/>
    <w:rsid w:val="5FCF3199"/>
    <w:rsid w:val="5FDD94A3"/>
    <w:rsid w:val="5FDEF1C3"/>
    <w:rsid w:val="5FEF91F7"/>
    <w:rsid w:val="5FEFA6F2"/>
    <w:rsid w:val="5FF3D376"/>
    <w:rsid w:val="5FF76464"/>
    <w:rsid w:val="5FF953DB"/>
    <w:rsid w:val="5FFD49A5"/>
    <w:rsid w:val="5FFE4D49"/>
    <w:rsid w:val="5FFF3E49"/>
    <w:rsid w:val="5FFF7F4C"/>
    <w:rsid w:val="5FFFD09D"/>
    <w:rsid w:val="61DFF8E3"/>
    <w:rsid w:val="62F5FB9D"/>
    <w:rsid w:val="65FB8F10"/>
    <w:rsid w:val="65FF3230"/>
    <w:rsid w:val="66F3BC8E"/>
    <w:rsid w:val="66FD4ADE"/>
    <w:rsid w:val="66FFB754"/>
    <w:rsid w:val="673FEFA9"/>
    <w:rsid w:val="6766DD20"/>
    <w:rsid w:val="676E0808"/>
    <w:rsid w:val="676FBAB3"/>
    <w:rsid w:val="677DBCAD"/>
    <w:rsid w:val="67BEDA26"/>
    <w:rsid w:val="67ED87B0"/>
    <w:rsid w:val="67FE14C2"/>
    <w:rsid w:val="67FF1B0A"/>
    <w:rsid w:val="69362430"/>
    <w:rsid w:val="697D38C1"/>
    <w:rsid w:val="697FBBBC"/>
    <w:rsid w:val="69BFCB51"/>
    <w:rsid w:val="6AFD4C47"/>
    <w:rsid w:val="6B7E9691"/>
    <w:rsid w:val="6B7F03B9"/>
    <w:rsid w:val="6BAE32BE"/>
    <w:rsid w:val="6BDEED58"/>
    <w:rsid w:val="6BDFF4D9"/>
    <w:rsid w:val="6BED701C"/>
    <w:rsid w:val="6D3FD09E"/>
    <w:rsid w:val="6D7391BC"/>
    <w:rsid w:val="6D7F856E"/>
    <w:rsid w:val="6DCD39CF"/>
    <w:rsid w:val="6DCFD1B9"/>
    <w:rsid w:val="6DE9DE04"/>
    <w:rsid w:val="6DF30BB4"/>
    <w:rsid w:val="6DFC29EF"/>
    <w:rsid w:val="6DFD5806"/>
    <w:rsid w:val="6DFF2939"/>
    <w:rsid w:val="6DFFC40A"/>
    <w:rsid w:val="6EBD692A"/>
    <w:rsid w:val="6ECDC9B0"/>
    <w:rsid w:val="6EE780AB"/>
    <w:rsid w:val="6EFBB48A"/>
    <w:rsid w:val="6EFFD194"/>
    <w:rsid w:val="6F5E2763"/>
    <w:rsid w:val="6F6745A3"/>
    <w:rsid w:val="6F7E7222"/>
    <w:rsid w:val="6F7FE6FB"/>
    <w:rsid w:val="6F876ACB"/>
    <w:rsid w:val="6FAE1B8A"/>
    <w:rsid w:val="6FBF4AED"/>
    <w:rsid w:val="6FD73023"/>
    <w:rsid w:val="6FDA05C2"/>
    <w:rsid w:val="6FDD99EC"/>
    <w:rsid w:val="6FE680A2"/>
    <w:rsid w:val="6FE6D837"/>
    <w:rsid w:val="6FEF7B0B"/>
    <w:rsid w:val="6FF03848"/>
    <w:rsid w:val="6FF7BE44"/>
    <w:rsid w:val="6FFE05C3"/>
    <w:rsid w:val="70BFEECE"/>
    <w:rsid w:val="71FF5690"/>
    <w:rsid w:val="71FF8D5F"/>
    <w:rsid w:val="71FFD367"/>
    <w:rsid w:val="7219FF3D"/>
    <w:rsid w:val="72FB5BD6"/>
    <w:rsid w:val="73773C4B"/>
    <w:rsid w:val="739FAF12"/>
    <w:rsid w:val="73F99AED"/>
    <w:rsid w:val="73FD4018"/>
    <w:rsid w:val="73FE10DE"/>
    <w:rsid w:val="73FEF86B"/>
    <w:rsid w:val="73FF443E"/>
    <w:rsid w:val="73FF47C2"/>
    <w:rsid w:val="7452986C"/>
    <w:rsid w:val="74B3C44C"/>
    <w:rsid w:val="74BF3DCB"/>
    <w:rsid w:val="7598EC75"/>
    <w:rsid w:val="759BEE6D"/>
    <w:rsid w:val="759E7362"/>
    <w:rsid w:val="75D7E1FA"/>
    <w:rsid w:val="75EB070B"/>
    <w:rsid w:val="75FF71DB"/>
    <w:rsid w:val="767FCAA5"/>
    <w:rsid w:val="76CFD3E0"/>
    <w:rsid w:val="76D7CAAC"/>
    <w:rsid w:val="76E7C918"/>
    <w:rsid w:val="76EEA3F1"/>
    <w:rsid w:val="76FAB916"/>
    <w:rsid w:val="773C448E"/>
    <w:rsid w:val="773E4D97"/>
    <w:rsid w:val="7759F360"/>
    <w:rsid w:val="775AA2C1"/>
    <w:rsid w:val="775F9738"/>
    <w:rsid w:val="776D2BAC"/>
    <w:rsid w:val="776FB8C4"/>
    <w:rsid w:val="7774EB59"/>
    <w:rsid w:val="777B46B2"/>
    <w:rsid w:val="777E0C35"/>
    <w:rsid w:val="777EFC87"/>
    <w:rsid w:val="7795DF8B"/>
    <w:rsid w:val="779FC13C"/>
    <w:rsid w:val="77BB638B"/>
    <w:rsid w:val="77BBB8A7"/>
    <w:rsid w:val="77BD2015"/>
    <w:rsid w:val="77F8B9C8"/>
    <w:rsid w:val="77FB5DCC"/>
    <w:rsid w:val="77FED7C6"/>
    <w:rsid w:val="787E0CA9"/>
    <w:rsid w:val="79FF7946"/>
    <w:rsid w:val="7A7FB092"/>
    <w:rsid w:val="7A7FFE0E"/>
    <w:rsid w:val="7ACFF1BE"/>
    <w:rsid w:val="7AFEFBC4"/>
    <w:rsid w:val="7AFF7139"/>
    <w:rsid w:val="7B7B0AD5"/>
    <w:rsid w:val="7B7EE620"/>
    <w:rsid w:val="7B9E98B3"/>
    <w:rsid w:val="7BA66339"/>
    <w:rsid w:val="7BA9A123"/>
    <w:rsid w:val="7BBF47DE"/>
    <w:rsid w:val="7BBF792F"/>
    <w:rsid w:val="7BC99F3C"/>
    <w:rsid w:val="7BCB1BE1"/>
    <w:rsid w:val="7BE91D8E"/>
    <w:rsid w:val="7BED339B"/>
    <w:rsid w:val="7BF55313"/>
    <w:rsid w:val="7BF758D9"/>
    <w:rsid w:val="7BF790CC"/>
    <w:rsid w:val="7BF90028"/>
    <w:rsid w:val="7BFB7A41"/>
    <w:rsid w:val="7BFB975D"/>
    <w:rsid w:val="7BFCE448"/>
    <w:rsid w:val="7BFE4291"/>
    <w:rsid w:val="7BFF1195"/>
    <w:rsid w:val="7C1DE24D"/>
    <w:rsid w:val="7CC7121E"/>
    <w:rsid w:val="7CE33976"/>
    <w:rsid w:val="7CFF977C"/>
    <w:rsid w:val="7D17A8AE"/>
    <w:rsid w:val="7D1F566D"/>
    <w:rsid w:val="7D3F4498"/>
    <w:rsid w:val="7D563A92"/>
    <w:rsid w:val="7D5D1171"/>
    <w:rsid w:val="7D776A00"/>
    <w:rsid w:val="7D7FA359"/>
    <w:rsid w:val="7D7FD205"/>
    <w:rsid w:val="7D9F48A5"/>
    <w:rsid w:val="7DA3D0AA"/>
    <w:rsid w:val="7DB7F6AD"/>
    <w:rsid w:val="7DBE116A"/>
    <w:rsid w:val="7DD1697B"/>
    <w:rsid w:val="7DE72AF9"/>
    <w:rsid w:val="7DED503D"/>
    <w:rsid w:val="7DF2935F"/>
    <w:rsid w:val="7DF34ABF"/>
    <w:rsid w:val="7DFD9AD5"/>
    <w:rsid w:val="7DFD9AD6"/>
    <w:rsid w:val="7DFF157B"/>
    <w:rsid w:val="7DFF1A4F"/>
    <w:rsid w:val="7DFF2915"/>
    <w:rsid w:val="7DFF695C"/>
    <w:rsid w:val="7E27E65E"/>
    <w:rsid w:val="7E5F19DB"/>
    <w:rsid w:val="7E5F8DED"/>
    <w:rsid w:val="7E6F4288"/>
    <w:rsid w:val="7E7491B6"/>
    <w:rsid w:val="7E7E5913"/>
    <w:rsid w:val="7E7F95B6"/>
    <w:rsid w:val="7E7FFF69"/>
    <w:rsid w:val="7E961D76"/>
    <w:rsid w:val="7E9F40A9"/>
    <w:rsid w:val="7ECE448C"/>
    <w:rsid w:val="7EEAC99F"/>
    <w:rsid w:val="7EEE018F"/>
    <w:rsid w:val="7EEF288D"/>
    <w:rsid w:val="7EEF58EE"/>
    <w:rsid w:val="7EEFDE2D"/>
    <w:rsid w:val="7EF9E157"/>
    <w:rsid w:val="7EFBBC83"/>
    <w:rsid w:val="7EFDBAD2"/>
    <w:rsid w:val="7EFF3811"/>
    <w:rsid w:val="7EFF825B"/>
    <w:rsid w:val="7F181D5B"/>
    <w:rsid w:val="7F1E4D9C"/>
    <w:rsid w:val="7F1ED4B6"/>
    <w:rsid w:val="7F3B4DF9"/>
    <w:rsid w:val="7F5F8FCB"/>
    <w:rsid w:val="7F5FCF3E"/>
    <w:rsid w:val="7F634E8E"/>
    <w:rsid w:val="7F6D9ED3"/>
    <w:rsid w:val="7F6FAB4C"/>
    <w:rsid w:val="7F757510"/>
    <w:rsid w:val="7F7A23F2"/>
    <w:rsid w:val="7F7D2E61"/>
    <w:rsid w:val="7F7D5917"/>
    <w:rsid w:val="7F7DA098"/>
    <w:rsid w:val="7F7FA5E5"/>
    <w:rsid w:val="7FAF372F"/>
    <w:rsid w:val="7FB3661E"/>
    <w:rsid w:val="7FB42092"/>
    <w:rsid w:val="7FBD624F"/>
    <w:rsid w:val="7FBF4C2C"/>
    <w:rsid w:val="7FBF550B"/>
    <w:rsid w:val="7FBFA557"/>
    <w:rsid w:val="7FCA2C2C"/>
    <w:rsid w:val="7FD364EA"/>
    <w:rsid w:val="7FD908D3"/>
    <w:rsid w:val="7FDB8FCF"/>
    <w:rsid w:val="7FDF62D3"/>
    <w:rsid w:val="7FDFF8A5"/>
    <w:rsid w:val="7FE13E27"/>
    <w:rsid w:val="7FE713B2"/>
    <w:rsid w:val="7FEA45C8"/>
    <w:rsid w:val="7FEB4BDC"/>
    <w:rsid w:val="7FEB81F2"/>
    <w:rsid w:val="7FEDD097"/>
    <w:rsid w:val="7FEFB546"/>
    <w:rsid w:val="7FEFD7EA"/>
    <w:rsid w:val="7FEFF619"/>
    <w:rsid w:val="7FF68619"/>
    <w:rsid w:val="7FF714DB"/>
    <w:rsid w:val="7FF73AEB"/>
    <w:rsid w:val="7FF76514"/>
    <w:rsid w:val="7FF964A3"/>
    <w:rsid w:val="7FF9F8E7"/>
    <w:rsid w:val="7FFB29B1"/>
    <w:rsid w:val="7FFB4CFB"/>
    <w:rsid w:val="7FFB787C"/>
    <w:rsid w:val="7FFDD32D"/>
    <w:rsid w:val="7FFE18B9"/>
    <w:rsid w:val="7FFE6257"/>
    <w:rsid w:val="7FFEB4ED"/>
    <w:rsid w:val="7FFEC689"/>
    <w:rsid w:val="7FFF0D1D"/>
    <w:rsid w:val="7FFF5807"/>
    <w:rsid w:val="7FFFDE7F"/>
    <w:rsid w:val="83BF3A68"/>
    <w:rsid w:val="86835D0B"/>
    <w:rsid w:val="89BCB592"/>
    <w:rsid w:val="89FE4003"/>
    <w:rsid w:val="8B4E8DA2"/>
    <w:rsid w:val="8BC5568E"/>
    <w:rsid w:val="8BF63FB1"/>
    <w:rsid w:val="8E4718FD"/>
    <w:rsid w:val="8EDB4D4F"/>
    <w:rsid w:val="8F7F5DCE"/>
    <w:rsid w:val="93FFA8DE"/>
    <w:rsid w:val="966FAB9C"/>
    <w:rsid w:val="97D5DDA5"/>
    <w:rsid w:val="97DB19DF"/>
    <w:rsid w:val="97DFE348"/>
    <w:rsid w:val="99F93A64"/>
    <w:rsid w:val="9A5D18F5"/>
    <w:rsid w:val="9A7B6231"/>
    <w:rsid w:val="9A7F4C75"/>
    <w:rsid w:val="9BEF49DE"/>
    <w:rsid w:val="9BFBAB4E"/>
    <w:rsid w:val="9CFD8473"/>
    <w:rsid w:val="9D47F1D4"/>
    <w:rsid w:val="9DDDCE43"/>
    <w:rsid w:val="9DEA6059"/>
    <w:rsid w:val="9DEF16B8"/>
    <w:rsid w:val="9E7F73D1"/>
    <w:rsid w:val="9EFFFED2"/>
    <w:rsid w:val="9FBC9567"/>
    <w:rsid w:val="9FBFCB1C"/>
    <w:rsid w:val="9FE4605D"/>
    <w:rsid w:val="9FF7F0EA"/>
    <w:rsid w:val="9FFE64E7"/>
    <w:rsid w:val="A5CAE204"/>
    <w:rsid w:val="A5FB9C41"/>
    <w:rsid w:val="A6EC1C09"/>
    <w:rsid w:val="A6FF55B0"/>
    <w:rsid w:val="A7755AE5"/>
    <w:rsid w:val="A7798947"/>
    <w:rsid w:val="A9DCD172"/>
    <w:rsid w:val="ABB9C79F"/>
    <w:rsid w:val="ABFDA52B"/>
    <w:rsid w:val="AD7E4346"/>
    <w:rsid w:val="AED3B365"/>
    <w:rsid w:val="AEEEE3A6"/>
    <w:rsid w:val="AEFD5BC0"/>
    <w:rsid w:val="AF7B40DE"/>
    <w:rsid w:val="AF7F9D4F"/>
    <w:rsid w:val="AFB7D6F9"/>
    <w:rsid w:val="AFCE14EC"/>
    <w:rsid w:val="AFD3B3D2"/>
    <w:rsid w:val="AFEF82ED"/>
    <w:rsid w:val="AFFFE204"/>
    <w:rsid w:val="B1F961F3"/>
    <w:rsid w:val="B37BC9E4"/>
    <w:rsid w:val="B3B702F3"/>
    <w:rsid w:val="B3C1C79F"/>
    <w:rsid w:val="B3EFC246"/>
    <w:rsid w:val="B5BD95D0"/>
    <w:rsid w:val="B5F5EE76"/>
    <w:rsid w:val="B6ED1527"/>
    <w:rsid w:val="B73F8AFC"/>
    <w:rsid w:val="B7DD1EFA"/>
    <w:rsid w:val="B7DF1251"/>
    <w:rsid w:val="B7E8BDCC"/>
    <w:rsid w:val="B7EF2A09"/>
    <w:rsid w:val="B7F3CB43"/>
    <w:rsid w:val="B7F7948D"/>
    <w:rsid w:val="B7FFC28D"/>
    <w:rsid w:val="B9FB712A"/>
    <w:rsid w:val="BABEA08D"/>
    <w:rsid w:val="BAF93EA0"/>
    <w:rsid w:val="BBBF6C2F"/>
    <w:rsid w:val="BBBFAB5A"/>
    <w:rsid w:val="BBDFE1BA"/>
    <w:rsid w:val="BBEE0B44"/>
    <w:rsid w:val="BBFD4E74"/>
    <w:rsid w:val="BBFF37CE"/>
    <w:rsid w:val="BCE73200"/>
    <w:rsid w:val="BD3BE2D7"/>
    <w:rsid w:val="BD8F2380"/>
    <w:rsid w:val="BDFBEFA3"/>
    <w:rsid w:val="BDFDC894"/>
    <w:rsid w:val="BDFF7EA9"/>
    <w:rsid w:val="BDFFB437"/>
    <w:rsid w:val="BDFFD927"/>
    <w:rsid w:val="BE5F39F7"/>
    <w:rsid w:val="BECF09A3"/>
    <w:rsid w:val="BEEFAD45"/>
    <w:rsid w:val="BEFF7DB4"/>
    <w:rsid w:val="BEFFA731"/>
    <w:rsid w:val="BF3987AA"/>
    <w:rsid w:val="BF53EF2E"/>
    <w:rsid w:val="BF73C432"/>
    <w:rsid w:val="BF784D8D"/>
    <w:rsid w:val="BF7D3D8B"/>
    <w:rsid w:val="BF7DE722"/>
    <w:rsid w:val="BF7FCD61"/>
    <w:rsid w:val="BFB35950"/>
    <w:rsid w:val="BFB50B4F"/>
    <w:rsid w:val="BFCF1991"/>
    <w:rsid w:val="BFD35BE3"/>
    <w:rsid w:val="BFDFA6F7"/>
    <w:rsid w:val="BFE565C2"/>
    <w:rsid w:val="BFEF197A"/>
    <w:rsid w:val="BFEFD3A3"/>
    <w:rsid w:val="BFF7508A"/>
    <w:rsid w:val="BFFB36A9"/>
    <w:rsid w:val="BFFCF83E"/>
    <w:rsid w:val="BFFDE5B0"/>
    <w:rsid w:val="BFFEBAB8"/>
    <w:rsid w:val="BFFF0CB2"/>
    <w:rsid w:val="BFFF33AD"/>
    <w:rsid w:val="BFFFCFAA"/>
    <w:rsid w:val="C5EAE357"/>
    <w:rsid w:val="C7FED144"/>
    <w:rsid w:val="CB2F65AB"/>
    <w:rsid w:val="CBCFB44B"/>
    <w:rsid w:val="CD2F255C"/>
    <w:rsid w:val="CD94D0E5"/>
    <w:rsid w:val="CDFDAAF5"/>
    <w:rsid w:val="CE5B43A4"/>
    <w:rsid w:val="CE7D2D2B"/>
    <w:rsid w:val="CEBF4B6B"/>
    <w:rsid w:val="CEF661A8"/>
    <w:rsid w:val="CEFBDB1B"/>
    <w:rsid w:val="CF122172"/>
    <w:rsid w:val="CF7E3912"/>
    <w:rsid w:val="CFDFBD3C"/>
    <w:rsid w:val="CFFBFE6C"/>
    <w:rsid w:val="CFFF1878"/>
    <w:rsid w:val="D1ED1D50"/>
    <w:rsid w:val="D2BF8439"/>
    <w:rsid w:val="D37F72E6"/>
    <w:rsid w:val="D37FA053"/>
    <w:rsid w:val="D3A6A84E"/>
    <w:rsid w:val="D48FA203"/>
    <w:rsid w:val="D5FBC1F5"/>
    <w:rsid w:val="D77E20CE"/>
    <w:rsid w:val="D7B6C077"/>
    <w:rsid w:val="D7F0F317"/>
    <w:rsid w:val="D7FF2C5A"/>
    <w:rsid w:val="D8F6A60D"/>
    <w:rsid w:val="D9EF087B"/>
    <w:rsid w:val="D9FB3DCE"/>
    <w:rsid w:val="D9FF8448"/>
    <w:rsid w:val="DA9F0761"/>
    <w:rsid w:val="DAAA86EB"/>
    <w:rsid w:val="DAE9496A"/>
    <w:rsid w:val="DAFDAB9D"/>
    <w:rsid w:val="DB5955BC"/>
    <w:rsid w:val="DB7F0CFD"/>
    <w:rsid w:val="DBA1C4AB"/>
    <w:rsid w:val="DBEF4E84"/>
    <w:rsid w:val="DBFDC6C5"/>
    <w:rsid w:val="DBFF7F17"/>
    <w:rsid w:val="DCD6FAE5"/>
    <w:rsid w:val="DCDFFB17"/>
    <w:rsid w:val="DCE72E41"/>
    <w:rsid w:val="DCEF7CBA"/>
    <w:rsid w:val="DD7FE7D3"/>
    <w:rsid w:val="DDA7A4AB"/>
    <w:rsid w:val="DDED3C7A"/>
    <w:rsid w:val="DDEF5DDB"/>
    <w:rsid w:val="DDFFCD16"/>
    <w:rsid w:val="DE6DA41E"/>
    <w:rsid w:val="DE95BAE0"/>
    <w:rsid w:val="DEA9C4CD"/>
    <w:rsid w:val="DEFCF49D"/>
    <w:rsid w:val="DEFFF192"/>
    <w:rsid w:val="DF3F0D94"/>
    <w:rsid w:val="DF5D3EC7"/>
    <w:rsid w:val="DF6A3E91"/>
    <w:rsid w:val="DFA92107"/>
    <w:rsid w:val="DFB715C2"/>
    <w:rsid w:val="DFBBE840"/>
    <w:rsid w:val="DFBF175F"/>
    <w:rsid w:val="DFD52A71"/>
    <w:rsid w:val="DFDFD9FE"/>
    <w:rsid w:val="DFEFCAA0"/>
    <w:rsid w:val="DFEFD8B5"/>
    <w:rsid w:val="DFF513EB"/>
    <w:rsid w:val="DFFE27FD"/>
    <w:rsid w:val="DFFEFCF3"/>
    <w:rsid w:val="DFFF9BE5"/>
    <w:rsid w:val="DFFFB6BB"/>
    <w:rsid w:val="E24DFAB5"/>
    <w:rsid w:val="E26F7CCA"/>
    <w:rsid w:val="E3FDD7E0"/>
    <w:rsid w:val="E51C43FA"/>
    <w:rsid w:val="E5FA729E"/>
    <w:rsid w:val="E5FE1421"/>
    <w:rsid w:val="E66D42D8"/>
    <w:rsid w:val="E672256C"/>
    <w:rsid w:val="E6E3874D"/>
    <w:rsid w:val="E73F3092"/>
    <w:rsid w:val="E76BCD98"/>
    <w:rsid w:val="E7CF020E"/>
    <w:rsid w:val="E7DD388D"/>
    <w:rsid w:val="E7DF71F1"/>
    <w:rsid w:val="E7DFC4B2"/>
    <w:rsid w:val="E7E3F3E7"/>
    <w:rsid w:val="E85A7717"/>
    <w:rsid w:val="E89FF55C"/>
    <w:rsid w:val="E8F79F60"/>
    <w:rsid w:val="E98A1780"/>
    <w:rsid w:val="E9AD170B"/>
    <w:rsid w:val="EA7FD79D"/>
    <w:rsid w:val="EABDCA45"/>
    <w:rsid w:val="EAF4863B"/>
    <w:rsid w:val="EAFD5657"/>
    <w:rsid w:val="EB05B698"/>
    <w:rsid w:val="EB7B30C5"/>
    <w:rsid w:val="EB7B608F"/>
    <w:rsid w:val="EB7E90EC"/>
    <w:rsid w:val="EBFF29CA"/>
    <w:rsid w:val="EC511DDE"/>
    <w:rsid w:val="ECB9DEE6"/>
    <w:rsid w:val="ED5D233D"/>
    <w:rsid w:val="EDF24BC9"/>
    <w:rsid w:val="EDF89812"/>
    <w:rsid w:val="EDFD05CF"/>
    <w:rsid w:val="EDFF7DFA"/>
    <w:rsid w:val="EE2B8046"/>
    <w:rsid w:val="EECBBBE9"/>
    <w:rsid w:val="EF663DC6"/>
    <w:rsid w:val="EF7794C6"/>
    <w:rsid w:val="EF7B7C2D"/>
    <w:rsid w:val="EF7C0C70"/>
    <w:rsid w:val="EF7FF222"/>
    <w:rsid w:val="EF9F5205"/>
    <w:rsid w:val="EFCFC52E"/>
    <w:rsid w:val="EFDE170F"/>
    <w:rsid w:val="EFE76783"/>
    <w:rsid w:val="EFF66554"/>
    <w:rsid w:val="EFF7E9D0"/>
    <w:rsid w:val="EFFA365B"/>
    <w:rsid w:val="EFFFE4E5"/>
    <w:rsid w:val="F0148D2E"/>
    <w:rsid w:val="F0B3BFCA"/>
    <w:rsid w:val="F0CF931E"/>
    <w:rsid w:val="F1BFD40C"/>
    <w:rsid w:val="F37A1901"/>
    <w:rsid w:val="F37B34B7"/>
    <w:rsid w:val="F3B55E91"/>
    <w:rsid w:val="F3B97244"/>
    <w:rsid w:val="F3C72CBB"/>
    <w:rsid w:val="F3DF4B6D"/>
    <w:rsid w:val="F3F78B5A"/>
    <w:rsid w:val="F4BE3E63"/>
    <w:rsid w:val="F4EE86DF"/>
    <w:rsid w:val="F4EF91B7"/>
    <w:rsid w:val="F4F3D26F"/>
    <w:rsid w:val="F569413C"/>
    <w:rsid w:val="F5BA092F"/>
    <w:rsid w:val="F5D77E35"/>
    <w:rsid w:val="F5EF0B8F"/>
    <w:rsid w:val="F5F770B9"/>
    <w:rsid w:val="F5FD0CA8"/>
    <w:rsid w:val="F65F30BD"/>
    <w:rsid w:val="F68B7931"/>
    <w:rsid w:val="F6BBCA51"/>
    <w:rsid w:val="F6EF9332"/>
    <w:rsid w:val="F757FD87"/>
    <w:rsid w:val="F75D69F7"/>
    <w:rsid w:val="F777F2D6"/>
    <w:rsid w:val="F77DFF4B"/>
    <w:rsid w:val="F79C78DF"/>
    <w:rsid w:val="F79D6797"/>
    <w:rsid w:val="F79F93D6"/>
    <w:rsid w:val="F7A38A73"/>
    <w:rsid w:val="F7B55846"/>
    <w:rsid w:val="F7BF6B7D"/>
    <w:rsid w:val="F7CA3FF0"/>
    <w:rsid w:val="F7E77B82"/>
    <w:rsid w:val="F7EC98B0"/>
    <w:rsid w:val="F7EFDAEB"/>
    <w:rsid w:val="F7F5A362"/>
    <w:rsid w:val="F7F5DD37"/>
    <w:rsid w:val="F7F93FA5"/>
    <w:rsid w:val="F7F97A11"/>
    <w:rsid w:val="F7FB8187"/>
    <w:rsid w:val="F7FE59B6"/>
    <w:rsid w:val="F7FF5DCF"/>
    <w:rsid w:val="F7FF7B86"/>
    <w:rsid w:val="F8BE05E4"/>
    <w:rsid w:val="F8F401CE"/>
    <w:rsid w:val="F92E0045"/>
    <w:rsid w:val="F97E0867"/>
    <w:rsid w:val="F9DB1C0E"/>
    <w:rsid w:val="F9EF1891"/>
    <w:rsid w:val="F9EFF9BB"/>
    <w:rsid w:val="F9FCB719"/>
    <w:rsid w:val="F9FE0A95"/>
    <w:rsid w:val="F9FF253D"/>
    <w:rsid w:val="FA7F4890"/>
    <w:rsid w:val="FA7FA46B"/>
    <w:rsid w:val="FAB5C94D"/>
    <w:rsid w:val="FABFB003"/>
    <w:rsid w:val="FACEEE54"/>
    <w:rsid w:val="FAFBB239"/>
    <w:rsid w:val="FAFDD447"/>
    <w:rsid w:val="FB588CC1"/>
    <w:rsid w:val="FB67C9C9"/>
    <w:rsid w:val="FB9F798C"/>
    <w:rsid w:val="FBB9EFF8"/>
    <w:rsid w:val="FBBFC635"/>
    <w:rsid w:val="FBDD89E7"/>
    <w:rsid w:val="FBDF6604"/>
    <w:rsid w:val="FBE6EF2A"/>
    <w:rsid w:val="FBEB30B0"/>
    <w:rsid w:val="FBF691CF"/>
    <w:rsid w:val="FBF76E74"/>
    <w:rsid w:val="FBFDE0C4"/>
    <w:rsid w:val="FBFE104B"/>
    <w:rsid w:val="FBFE2117"/>
    <w:rsid w:val="FBFEED70"/>
    <w:rsid w:val="FBFEFF3F"/>
    <w:rsid w:val="FBFF2DCF"/>
    <w:rsid w:val="FC4F2B32"/>
    <w:rsid w:val="FCB7D187"/>
    <w:rsid w:val="FCCEDF09"/>
    <w:rsid w:val="FCDB3CE1"/>
    <w:rsid w:val="FCDEF246"/>
    <w:rsid w:val="FCEBEE22"/>
    <w:rsid w:val="FCEC2230"/>
    <w:rsid w:val="FCF50510"/>
    <w:rsid w:val="FD2F9711"/>
    <w:rsid w:val="FD3F709E"/>
    <w:rsid w:val="FD6AC3A5"/>
    <w:rsid w:val="FD7F9B83"/>
    <w:rsid w:val="FD7FDB6C"/>
    <w:rsid w:val="FDAE63A0"/>
    <w:rsid w:val="FDD7421E"/>
    <w:rsid w:val="FDED1155"/>
    <w:rsid w:val="FDEF4094"/>
    <w:rsid w:val="FDEFCA9C"/>
    <w:rsid w:val="FDF5E5C4"/>
    <w:rsid w:val="FDF7F84A"/>
    <w:rsid w:val="FDF7FE8C"/>
    <w:rsid w:val="FDFBD110"/>
    <w:rsid w:val="FDFBE0E5"/>
    <w:rsid w:val="FDFD359D"/>
    <w:rsid w:val="FDFDFB81"/>
    <w:rsid w:val="FDFEB5E8"/>
    <w:rsid w:val="FDFF6232"/>
    <w:rsid w:val="FDFF897E"/>
    <w:rsid w:val="FDFF94E9"/>
    <w:rsid w:val="FDFFD1B5"/>
    <w:rsid w:val="FDFFD62A"/>
    <w:rsid w:val="FDFFF7CA"/>
    <w:rsid w:val="FE3FBD40"/>
    <w:rsid w:val="FE4F744B"/>
    <w:rsid w:val="FE5F54C3"/>
    <w:rsid w:val="FE5F7C98"/>
    <w:rsid w:val="FE63D861"/>
    <w:rsid w:val="FE665302"/>
    <w:rsid w:val="FE756574"/>
    <w:rsid w:val="FE7BF43D"/>
    <w:rsid w:val="FE985866"/>
    <w:rsid w:val="FE9B237F"/>
    <w:rsid w:val="FEBB6F3F"/>
    <w:rsid w:val="FED56D9F"/>
    <w:rsid w:val="FED97582"/>
    <w:rsid w:val="FEDA79D4"/>
    <w:rsid w:val="FEDEB286"/>
    <w:rsid w:val="FEDF3066"/>
    <w:rsid w:val="FEE67EB9"/>
    <w:rsid w:val="FEE6AF87"/>
    <w:rsid w:val="FEEB34D2"/>
    <w:rsid w:val="FEFE33D5"/>
    <w:rsid w:val="FEFE4B69"/>
    <w:rsid w:val="FEFF35E6"/>
    <w:rsid w:val="FEFFC74C"/>
    <w:rsid w:val="FEFFC9BD"/>
    <w:rsid w:val="FF1C6124"/>
    <w:rsid w:val="FF274429"/>
    <w:rsid w:val="FF2CDC52"/>
    <w:rsid w:val="FF2E9D81"/>
    <w:rsid w:val="FF3F1C7B"/>
    <w:rsid w:val="FF3F5C55"/>
    <w:rsid w:val="FF3FF314"/>
    <w:rsid w:val="FF4F182B"/>
    <w:rsid w:val="FF5144F4"/>
    <w:rsid w:val="FF546B51"/>
    <w:rsid w:val="FF5E08CD"/>
    <w:rsid w:val="FF5E70DC"/>
    <w:rsid w:val="FF67D008"/>
    <w:rsid w:val="FF735ADD"/>
    <w:rsid w:val="FF750529"/>
    <w:rsid w:val="FF76A952"/>
    <w:rsid w:val="FF76A98D"/>
    <w:rsid w:val="FF77254D"/>
    <w:rsid w:val="FF77859F"/>
    <w:rsid w:val="FF7B5234"/>
    <w:rsid w:val="FF7BBB6F"/>
    <w:rsid w:val="FF7CDABA"/>
    <w:rsid w:val="FF7F3EC8"/>
    <w:rsid w:val="FF934600"/>
    <w:rsid w:val="FF9784E1"/>
    <w:rsid w:val="FF9F9EF0"/>
    <w:rsid w:val="FF9FEF32"/>
    <w:rsid w:val="FFACA4DE"/>
    <w:rsid w:val="FFB3B0BA"/>
    <w:rsid w:val="FFB78197"/>
    <w:rsid w:val="FFB7C12F"/>
    <w:rsid w:val="FFBACE1C"/>
    <w:rsid w:val="FFBEA10F"/>
    <w:rsid w:val="FFBECE00"/>
    <w:rsid w:val="FFBF20C6"/>
    <w:rsid w:val="FFC7CFE1"/>
    <w:rsid w:val="FFCE935F"/>
    <w:rsid w:val="FFCEEBC4"/>
    <w:rsid w:val="FFCF4BA6"/>
    <w:rsid w:val="FFD1F429"/>
    <w:rsid w:val="FFDBDF38"/>
    <w:rsid w:val="FFDD698D"/>
    <w:rsid w:val="FFDE9D4B"/>
    <w:rsid w:val="FFDF1640"/>
    <w:rsid w:val="FFDFB2B2"/>
    <w:rsid w:val="FFDFDBAA"/>
    <w:rsid w:val="FFE93E14"/>
    <w:rsid w:val="FFED19D4"/>
    <w:rsid w:val="FFEE59D9"/>
    <w:rsid w:val="FFEF374C"/>
    <w:rsid w:val="FFEFFA78"/>
    <w:rsid w:val="FFF376B3"/>
    <w:rsid w:val="FFF4B49D"/>
    <w:rsid w:val="FFF513DB"/>
    <w:rsid w:val="FFF6B176"/>
    <w:rsid w:val="FFF6DD7A"/>
    <w:rsid w:val="FFF795DC"/>
    <w:rsid w:val="FFF7FE5E"/>
    <w:rsid w:val="FFF80190"/>
    <w:rsid w:val="FFFA32EB"/>
    <w:rsid w:val="FFFAE4F6"/>
    <w:rsid w:val="FFFB02E7"/>
    <w:rsid w:val="FFFBC5C7"/>
    <w:rsid w:val="FFFC3F25"/>
    <w:rsid w:val="FFFC76CE"/>
    <w:rsid w:val="FFFD124A"/>
    <w:rsid w:val="FFFD3AAB"/>
    <w:rsid w:val="FFFE1BF2"/>
    <w:rsid w:val="FFFE2AA1"/>
    <w:rsid w:val="FFFECB30"/>
    <w:rsid w:val="FFFF0CC7"/>
    <w:rsid w:val="FFFF1B1F"/>
    <w:rsid w:val="FFFF51BD"/>
    <w:rsid w:val="FFFF6F3E"/>
    <w:rsid w:val="FFFF921E"/>
    <w:rsid w:val="FFFF9C4A"/>
    <w:rsid w:val="FFFFBADF"/>
    <w:rsid w:val="FFFFEA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zh-CN" w:bidi="ar-SA"/>
    </w:rPr>
  </w:style>
  <w:style w:type="character" w:default="1" w:styleId="7">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2">
    <w:name w:val="annotation text"/>
    <w:basedOn w:val="1"/>
    <w:unhideWhenUsed/>
    <w:qFormat/>
    <w:uiPriority w:val="99"/>
    <w:pPr>
      <w:jc w:val="left"/>
    </w:pPr>
  </w:style>
  <w:style w:type="paragraph" w:styleId="3">
    <w:name w:val="footer"/>
    <w:basedOn w:val="1"/>
    <w:link w:val="14"/>
    <w:unhideWhenUsed/>
    <w:qFormat/>
    <w:uiPriority w:val="99"/>
    <w:pPr>
      <w:tabs>
        <w:tab w:val="center" w:pos="4680"/>
        <w:tab w:val="right" w:pos="9360"/>
      </w:tabs>
    </w:pPr>
  </w:style>
  <w:style w:type="paragraph" w:styleId="4">
    <w:name w:val="footnote text"/>
    <w:basedOn w:val="1"/>
    <w:link w:val="16"/>
    <w:unhideWhenUsed/>
    <w:qFormat/>
    <w:uiPriority w:val="99"/>
    <w:rPr>
      <w:sz w:val="20"/>
      <w:szCs w:val="20"/>
    </w:rPr>
  </w:style>
  <w:style w:type="paragraph" w:styleId="5">
    <w:name w:val="header"/>
    <w:basedOn w:val="1"/>
    <w:link w:val="13"/>
    <w:unhideWhenUsed/>
    <w:qFormat/>
    <w:uiPriority w:val="99"/>
    <w:pPr>
      <w:tabs>
        <w:tab w:val="center" w:pos="4680"/>
        <w:tab w:val="right" w:pos="9360"/>
      </w:tabs>
    </w:pPr>
  </w:style>
  <w:style w:type="paragraph" w:styleId="6">
    <w:name w:val="Normal (Web)"/>
    <w:basedOn w:val="1"/>
    <w:unhideWhenUsed/>
    <w:qFormat/>
    <w:uiPriority w:val="99"/>
    <w:pPr>
      <w:spacing w:before="100" w:beforeAutospacing="1" w:after="100" w:afterAutospacing="1"/>
    </w:pPr>
    <w:rPr>
      <w:rFonts w:ascii="Times New Roman" w:hAnsi="Times New Roman" w:eastAsia="Times New Roman" w:cs="Times New Roman"/>
    </w:rPr>
  </w:style>
  <w:style w:type="character" w:styleId="8">
    <w:name w:val="footnote reference"/>
    <w:basedOn w:val="7"/>
    <w:unhideWhenUsed/>
    <w:qFormat/>
    <w:uiPriority w:val="99"/>
    <w:rPr>
      <w:vertAlign w:val="superscript"/>
    </w:rPr>
  </w:style>
  <w:style w:type="character" w:styleId="9">
    <w:name w:val="Hyperlink"/>
    <w:basedOn w:val="7"/>
    <w:unhideWhenUsed/>
    <w:qFormat/>
    <w:uiPriority w:val="99"/>
    <w:rPr>
      <w:color w:val="0000FF"/>
      <w:u w:val="single"/>
    </w:rPr>
  </w:style>
  <w:style w:type="character" w:styleId="10">
    <w:name w:val="page number"/>
    <w:basedOn w:val="7"/>
    <w:unhideWhenUsed/>
    <w:qFormat/>
    <w:uiPriority w:val="99"/>
  </w:style>
  <w:style w:type="table" w:styleId="12">
    <w:name w:val="Table Grid"/>
    <w:basedOn w:val="11"/>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er Char"/>
    <w:basedOn w:val="7"/>
    <w:link w:val="5"/>
    <w:qFormat/>
    <w:uiPriority w:val="99"/>
  </w:style>
  <w:style w:type="character" w:customStyle="1" w:styleId="14">
    <w:name w:val="Footer Char"/>
    <w:basedOn w:val="7"/>
    <w:link w:val="3"/>
    <w:qFormat/>
    <w:uiPriority w:val="99"/>
  </w:style>
  <w:style w:type="paragraph" w:customStyle="1" w:styleId="15">
    <w:name w:val="List Paragraph"/>
    <w:basedOn w:val="1"/>
    <w:qFormat/>
    <w:uiPriority w:val="34"/>
    <w:pPr>
      <w:ind w:left="720"/>
      <w:contextualSpacing/>
    </w:pPr>
  </w:style>
  <w:style w:type="character" w:customStyle="1" w:styleId="16">
    <w:name w:val="Footnote Text Char"/>
    <w:basedOn w:val="7"/>
    <w:link w:val="4"/>
    <w:semiHidden/>
    <w:qFormat/>
    <w:uiPriority w:val="99"/>
    <w:rPr>
      <w:sz w:val="20"/>
      <w:szCs w:val="20"/>
    </w:rPr>
  </w:style>
  <w:style w:type="paragraph" w:customStyle="1" w:styleId="17">
    <w:name w:val="p1"/>
    <w:uiPriority w:val="0"/>
    <w:pPr>
      <w:shd w:val="clear" w:fill="000000"/>
      <w:spacing w:before="0" w:beforeAutospacing="0" w:after="0" w:afterAutospacing="0"/>
      <w:ind w:left="0" w:right="0"/>
      <w:jc w:val="left"/>
    </w:pPr>
    <w:rPr>
      <w:rFonts w:ascii="andale mono" w:hAnsi="andale mono" w:eastAsia="andale mono" w:cs="andale mono"/>
      <w:color w:val="2FFF12"/>
      <w:kern w:val="0"/>
      <w:sz w:val="36"/>
      <w:szCs w:val="36"/>
      <w:lang w:val="en-US" w:eastAsia="zh-CN" w:bidi="ar"/>
    </w:rPr>
  </w:style>
  <w:style w:type="character" w:customStyle="1" w:styleId="18">
    <w:name w:val="s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1" Type="http://schemas.microsoft.com/office/2011/relationships/people" Target="people.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3115</Words>
  <Characters>17757</Characters>
  <Lines>147</Lines>
  <Paragraphs>41</Paragraphs>
  <ScaleCrop>false</ScaleCrop>
  <LinksUpToDate>false</LinksUpToDate>
  <CharactersWithSpaces>20831</CharactersWithSpaces>
  <Application>WPS Office_2.8.0.4624_F1E327BC-269C-435d-A152-05C5408002CA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2021-01-16T02:13:00Z</dcterms:created>
  <dc:creator>admim a</dc:creator>
  <cp:lastModifiedBy>zhaowenbo</cp:lastModifiedBy>
  <dcterms:modified xsi:type="dcterms:W3CDTF">2021-01-27T20:57:55Z</dcterms:modified>
  <cp:revision>1856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1033-2.8.0.4624</vt:lpwstr>
  </property>
</Properties>
</file>